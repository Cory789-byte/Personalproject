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74C54" w14:textId="77777777" w:rsidR="00FE672E" w:rsidRPr="00C93C0B" w:rsidRDefault="00A90D00">
      <w:pPr>
        <w:rPr>
          <w:b/>
          <w:i/>
          <w:sz w:val="36"/>
          <w:szCs w:val="36"/>
          <w:u w:val="single"/>
        </w:rPr>
      </w:pPr>
      <w:r w:rsidRPr="00C93C0B">
        <w:rPr>
          <w:b/>
          <w:i/>
          <w:sz w:val="36"/>
          <w:szCs w:val="36"/>
          <w:u w:val="single"/>
        </w:rPr>
        <w:t>Without Prejudice</w:t>
      </w:r>
    </w:p>
    <w:p w14:paraId="23C800D1" w14:textId="77777777" w:rsidR="00FE672E" w:rsidRDefault="00FE672E"/>
    <w:p w14:paraId="4AD424A5" w14:textId="77777777" w:rsidR="00FE672E" w:rsidRDefault="00A90D00">
      <w:pPr>
        <w:pStyle w:val="MEChapterheading"/>
        <w:jc w:val="center"/>
      </w:pPr>
      <w:r>
        <w:t>Deed of Release</w:t>
      </w:r>
    </w:p>
    <w:p w14:paraId="478EBC29" w14:textId="77777777" w:rsidR="00FE672E" w:rsidRDefault="00A90D00" w:rsidP="001B1C10">
      <w:pPr>
        <w:pStyle w:val="MESubheading"/>
        <w:spacing w:after="0"/>
      </w:pPr>
      <w:r>
        <w:t>Parties</w:t>
      </w:r>
      <w:r>
        <w:tab/>
      </w:r>
    </w:p>
    <w:tbl>
      <w:tblPr>
        <w:tblW w:w="9498" w:type="dxa"/>
        <w:tblLayout w:type="fixed"/>
        <w:tblCellMar>
          <w:left w:w="0" w:type="dxa"/>
          <w:right w:w="0" w:type="dxa"/>
        </w:tblCellMar>
        <w:tblLook w:val="0000" w:firstRow="0" w:lastRow="0" w:firstColumn="0" w:lastColumn="0" w:noHBand="0" w:noVBand="0"/>
      </w:tblPr>
      <w:tblGrid>
        <w:gridCol w:w="2410"/>
        <w:gridCol w:w="7088"/>
      </w:tblGrid>
      <w:tr w:rsidR="00FE672E" w14:paraId="59F7F9A8" w14:textId="77777777" w:rsidTr="00A67BF2">
        <w:tc>
          <w:tcPr>
            <w:tcW w:w="2410" w:type="dxa"/>
            <w:tcMar>
              <w:top w:w="227" w:type="dxa"/>
            </w:tcMar>
          </w:tcPr>
          <w:p w14:paraId="49D55227" w14:textId="77777777" w:rsidR="00FE672E" w:rsidRDefault="00FE672E" w:rsidP="001B1C10">
            <w:pPr>
              <w:pStyle w:val="PartiesDetails"/>
              <w:spacing w:after="0"/>
            </w:pPr>
          </w:p>
        </w:tc>
        <w:tc>
          <w:tcPr>
            <w:tcW w:w="7088" w:type="dxa"/>
            <w:tcMar>
              <w:top w:w="113" w:type="dxa"/>
            </w:tcMar>
          </w:tcPr>
          <w:p w14:paraId="17BD732B" w14:textId="77777777" w:rsidR="00FE672E" w:rsidRDefault="00FE672E" w:rsidP="001B1C10">
            <w:pPr>
              <w:pStyle w:val="PartiesDetails"/>
              <w:spacing w:after="0"/>
              <w:rPr>
                <w:b/>
              </w:rPr>
            </w:pPr>
          </w:p>
        </w:tc>
      </w:tr>
      <w:tr w:rsidR="00FE672E" w14:paraId="620814CA" w14:textId="77777777" w:rsidTr="00A67BF2">
        <w:tc>
          <w:tcPr>
            <w:tcW w:w="2410" w:type="dxa"/>
            <w:tcMar>
              <w:top w:w="227" w:type="dxa"/>
            </w:tcMar>
          </w:tcPr>
          <w:p w14:paraId="19319559" w14:textId="77777777" w:rsidR="00FE672E" w:rsidRDefault="00A90D00">
            <w:pPr>
              <w:pStyle w:val="PartiesDetails"/>
            </w:pPr>
            <w:r>
              <w:t>Name</w:t>
            </w:r>
          </w:p>
        </w:tc>
        <w:tc>
          <w:tcPr>
            <w:tcW w:w="7088" w:type="dxa"/>
            <w:tcMar>
              <w:top w:w="113" w:type="dxa"/>
            </w:tcMar>
          </w:tcPr>
          <w:p w14:paraId="1E3B3FB7" w14:textId="381BBA3B" w:rsidR="00FE672E" w:rsidRDefault="00E760AE">
            <w:pPr>
              <w:pStyle w:val="PartiesDetails"/>
            </w:pPr>
            <w:r>
              <w:rPr>
                <w:b/>
              </w:rPr>
              <w:t>M</w:t>
            </w:r>
            <w:r w:rsidR="006B1FE2">
              <w:rPr>
                <w:b/>
              </w:rPr>
              <w:t>r</w:t>
            </w:r>
            <w:r>
              <w:rPr>
                <w:b/>
              </w:rPr>
              <w:t xml:space="preserve"> </w:t>
            </w:r>
            <w:r w:rsidR="006B1FE2">
              <w:rPr>
                <w:b/>
              </w:rPr>
              <w:t>Cory Shepherd</w:t>
            </w:r>
          </w:p>
        </w:tc>
      </w:tr>
      <w:tr w:rsidR="00FE672E" w14:paraId="7F8642B7" w14:textId="77777777" w:rsidTr="00A67BF2">
        <w:tc>
          <w:tcPr>
            <w:tcW w:w="2410" w:type="dxa"/>
          </w:tcPr>
          <w:p w14:paraId="6B1263E5" w14:textId="77777777" w:rsidR="00FE672E" w:rsidRDefault="00A90D00">
            <w:pPr>
              <w:pStyle w:val="PartiesDetails"/>
            </w:pPr>
            <w:r>
              <w:t>Short form name</w:t>
            </w:r>
          </w:p>
        </w:tc>
        <w:tc>
          <w:tcPr>
            <w:tcW w:w="7088" w:type="dxa"/>
          </w:tcPr>
          <w:p w14:paraId="3B8F3237" w14:textId="5200C567" w:rsidR="00FE672E" w:rsidRDefault="003D5B2E">
            <w:pPr>
              <w:pStyle w:val="PartiesDetails"/>
              <w:rPr>
                <w:b/>
              </w:rPr>
            </w:pPr>
            <w:r>
              <w:rPr>
                <w:b/>
              </w:rPr>
              <w:t>Applicant</w:t>
            </w:r>
          </w:p>
        </w:tc>
      </w:tr>
      <w:tr w:rsidR="00FE672E" w14:paraId="6E4E79FF" w14:textId="77777777" w:rsidTr="00A67BF2">
        <w:tc>
          <w:tcPr>
            <w:tcW w:w="2410" w:type="dxa"/>
          </w:tcPr>
          <w:p w14:paraId="5CBA6568" w14:textId="77777777" w:rsidR="00FE672E" w:rsidRPr="00D07005" w:rsidRDefault="00A90D00">
            <w:pPr>
              <w:pStyle w:val="PartiesDetails"/>
            </w:pPr>
            <w:r w:rsidRPr="00D07005">
              <w:t>Address details</w:t>
            </w:r>
          </w:p>
        </w:tc>
        <w:tc>
          <w:tcPr>
            <w:tcW w:w="7088" w:type="dxa"/>
          </w:tcPr>
          <w:p w14:paraId="769DB4FB" w14:textId="37E43091" w:rsidR="00D8499A" w:rsidRDefault="00D8499A" w:rsidP="008708BC">
            <w:pPr>
              <w:spacing w:after="0"/>
            </w:pPr>
            <w:r>
              <w:t>Unit 12304/3113 Surfers Paradise Boulevard</w:t>
            </w:r>
          </w:p>
          <w:p w14:paraId="7F229F84" w14:textId="4827EDA9" w:rsidR="002C3B28" w:rsidRPr="002C3B28" w:rsidRDefault="00D8499A" w:rsidP="008708BC">
            <w:r>
              <w:t xml:space="preserve">Surfers </w:t>
            </w:r>
            <w:proofErr w:type="gramStart"/>
            <w:r>
              <w:t xml:space="preserve">Paradise </w:t>
            </w:r>
            <w:r w:rsidR="008708BC">
              <w:t xml:space="preserve"> QLD</w:t>
            </w:r>
            <w:proofErr w:type="gramEnd"/>
            <w:r w:rsidR="008708BC">
              <w:t xml:space="preserve"> </w:t>
            </w:r>
            <w:r>
              <w:t xml:space="preserve"> </w:t>
            </w:r>
            <w:r w:rsidR="008708BC">
              <w:t>4</w:t>
            </w:r>
            <w:r>
              <w:t>217</w:t>
            </w:r>
          </w:p>
        </w:tc>
      </w:tr>
      <w:tr w:rsidR="00FE672E" w14:paraId="55B12899" w14:textId="77777777" w:rsidTr="00A67BF2">
        <w:tc>
          <w:tcPr>
            <w:tcW w:w="2410" w:type="dxa"/>
            <w:tcBorders>
              <w:top w:val="single" w:sz="4" w:space="0" w:color="808080" w:themeColor="background1" w:themeShade="80"/>
            </w:tcBorders>
            <w:tcMar>
              <w:top w:w="227" w:type="dxa"/>
            </w:tcMar>
          </w:tcPr>
          <w:p w14:paraId="53AB0CF8" w14:textId="77777777" w:rsidR="00FE672E" w:rsidRDefault="00A90D00">
            <w:pPr>
              <w:pStyle w:val="PartiesDetails"/>
            </w:pPr>
            <w:r>
              <w:t>Name</w:t>
            </w:r>
          </w:p>
        </w:tc>
        <w:tc>
          <w:tcPr>
            <w:tcW w:w="7088" w:type="dxa"/>
            <w:tcBorders>
              <w:top w:val="single" w:sz="4" w:space="0" w:color="808080" w:themeColor="background1" w:themeShade="80"/>
            </w:tcBorders>
          </w:tcPr>
          <w:p w14:paraId="641D5E22" w14:textId="77777777" w:rsidR="00FE672E" w:rsidRDefault="00366BD0">
            <w:pPr>
              <w:pStyle w:val="PartiesDetails"/>
            </w:pPr>
            <w:r>
              <w:rPr>
                <w:b/>
              </w:rPr>
              <w:t>Metro South</w:t>
            </w:r>
            <w:r w:rsidR="00A90D00">
              <w:rPr>
                <w:b/>
              </w:rPr>
              <w:t xml:space="preserve"> Hospital and Health Service </w:t>
            </w:r>
          </w:p>
        </w:tc>
      </w:tr>
      <w:tr w:rsidR="00FE672E" w14:paraId="6C3498F6" w14:textId="77777777" w:rsidTr="00A67BF2">
        <w:tc>
          <w:tcPr>
            <w:tcW w:w="2410" w:type="dxa"/>
          </w:tcPr>
          <w:p w14:paraId="086F6527" w14:textId="77777777" w:rsidR="00FE672E" w:rsidRDefault="00A90D00">
            <w:pPr>
              <w:pStyle w:val="PartiesDetails"/>
            </w:pPr>
            <w:r>
              <w:t>ABN</w:t>
            </w:r>
          </w:p>
        </w:tc>
        <w:tc>
          <w:tcPr>
            <w:tcW w:w="7088" w:type="dxa"/>
          </w:tcPr>
          <w:p w14:paraId="34884E67" w14:textId="77777777" w:rsidR="00FE672E" w:rsidRDefault="004D6BD3">
            <w:pPr>
              <w:pStyle w:val="PartiesDetails"/>
            </w:pPr>
            <w:r>
              <w:t>86 834 068 616</w:t>
            </w:r>
          </w:p>
        </w:tc>
      </w:tr>
      <w:tr w:rsidR="00FE672E" w14:paraId="56015699" w14:textId="77777777" w:rsidTr="00A67BF2">
        <w:tc>
          <w:tcPr>
            <w:tcW w:w="2410" w:type="dxa"/>
          </w:tcPr>
          <w:p w14:paraId="38DD0383" w14:textId="77777777" w:rsidR="00FE672E" w:rsidRDefault="00A90D00">
            <w:pPr>
              <w:pStyle w:val="PartiesDetails"/>
            </w:pPr>
            <w:r>
              <w:t>Short form name</w:t>
            </w:r>
          </w:p>
        </w:tc>
        <w:tc>
          <w:tcPr>
            <w:tcW w:w="7088" w:type="dxa"/>
          </w:tcPr>
          <w:p w14:paraId="11DC9308" w14:textId="77777777" w:rsidR="00FE672E" w:rsidRDefault="009D682D">
            <w:pPr>
              <w:pStyle w:val="PartiesDetails"/>
              <w:rPr>
                <w:b/>
              </w:rPr>
            </w:pPr>
            <w:r>
              <w:rPr>
                <w:b/>
              </w:rPr>
              <w:t>Health Service</w:t>
            </w:r>
          </w:p>
        </w:tc>
      </w:tr>
      <w:tr w:rsidR="00FE672E" w14:paraId="7E18D773" w14:textId="77777777" w:rsidTr="00A67BF2">
        <w:tc>
          <w:tcPr>
            <w:tcW w:w="2410" w:type="dxa"/>
          </w:tcPr>
          <w:p w14:paraId="0C640A5F" w14:textId="77777777" w:rsidR="00FE672E" w:rsidRDefault="00A90D00">
            <w:pPr>
              <w:pStyle w:val="PartiesDetails"/>
            </w:pPr>
            <w:r>
              <w:t>Address details</w:t>
            </w:r>
          </w:p>
        </w:tc>
        <w:tc>
          <w:tcPr>
            <w:tcW w:w="7088" w:type="dxa"/>
          </w:tcPr>
          <w:p w14:paraId="74EE895E" w14:textId="56526A9C" w:rsidR="00FE672E" w:rsidRDefault="00D5033D" w:rsidP="004A1AF1">
            <w:pPr>
              <w:pStyle w:val="PartiesDetails"/>
            </w:pPr>
            <w:r w:rsidRPr="00E52B01">
              <w:t xml:space="preserve">Building </w:t>
            </w:r>
            <w:r w:rsidR="00661DBB">
              <w:t>19</w:t>
            </w:r>
            <w:r w:rsidRPr="00E52B01">
              <w:t xml:space="preserve"> Garden City Office Park, 2404 Logan Rd, Eight Mile Plains QLD 4113</w:t>
            </w:r>
          </w:p>
        </w:tc>
      </w:tr>
    </w:tbl>
    <w:p w14:paraId="1A0E642B" w14:textId="77777777" w:rsidR="00FE672E" w:rsidRDefault="00FE672E">
      <w:pPr>
        <w:pStyle w:val="NormalSingle"/>
      </w:pPr>
    </w:p>
    <w:p w14:paraId="3525962C" w14:textId="77777777" w:rsidR="00FE672E" w:rsidRDefault="00FE672E">
      <w:pPr>
        <w:pStyle w:val="NormalSingle"/>
        <w:pBdr>
          <w:bottom w:val="single" w:sz="4" w:space="1" w:color="auto"/>
        </w:pBdr>
        <w:spacing w:line="40" w:lineRule="exact"/>
      </w:pPr>
    </w:p>
    <w:p w14:paraId="7DFED392" w14:textId="624359EA" w:rsidR="00FE672E" w:rsidRPr="002241CE" w:rsidRDefault="00A90D00">
      <w:pPr>
        <w:pStyle w:val="MESubheading"/>
      </w:pPr>
      <w:r w:rsidRPr="002241CE">
        <w:t>Background</w:t>
      </w:r>
    </w:p>
    <w:p w14:paraId="5EA42CFA" w14:textId="2C930C18" w:rsidR="00C24737" w:rsidRDefault="00473996" w:rsidP="00473996">
      <w:pPr>
        <w:pStyle w:val="Level1"/>
        <w:jc w:val="both"/>
      </w:pPr>
      <w:r w:rsidRPr="001C39A0">
        <w:t xml:space="preserve">The </w:t>
      </w:r>
      <w:r w:rsidR="003D5B2E">
        <w:t>Applicant was</w:t>
      </w:r>
      <w:bookmarkStart w:id="0" w:name="_Hlk174965025"/>
      <w:r w:rsidRPr="001C39A0">
        <w:t xml:space="preserve"> employed as</w:t>
      </w:r>
      <w:r w:rsidR="00A96C27">
        <w:t xml:space="preserve"> an </w:t>
      </w:r>
      <w:bookmarkStart w:id="1" w:name="_Hlk184118401"/>
      <w:r w:rsidR="00A96C27">
        <w:t>Administration Officer, Switchboard Service</w:t>
      </w:r>
      <w:r w:rsidR="00C93C0B">
        <w:t>s</w:t>
      </w:r>
      <w:r w:rsidR="00A96C27">
        <w:t xml:space="preserve">, Logan Hospital, Logan and Beaudesert </w:t>
      </w:r>
      <w:r w:rsidR="00D45945">
        <w:t>Health</w:t>
      </w:r>
      <w:r w:rsidR="00A96C27">
        <w:t xml:space="preserve"> Service</w:t>
      </w:r>
      <w:r w:rsidR="00E760AE">
        <w:t xml:space="preserve">, </w:t>
      </w:r>
      <w:r w:rsidR="00C24737">
        <w:t>Metro South Hospital and Health Service</w:t>
      </w:r>
      <w:bookmarkEnd w:id="1"/>
      <w:r w:rsidR="00E760AE">
        <w:t xml:space="preserve"> on a permanent </w:t>
      </w:r>
      <w:r w:rsidR="00D45945">
        <w:t>full</w:t>
      </w:r>
      <w:r w:rsidR="00E760AE">
        <w:t xml:space="preserve">-time basis working </w:t>
      </w:r>
      <w:r w:rsidR="00D45945">
        <w:t>76</w:t>
      </w:r>
      <w:r w:rsidR="00E760AE">
        <w:t xml:space="preserve"> hours per fortnight</w:t>
      </w:r>
      <w:r>
        <w:t xml:space="preserve"> </w:t>
      </w:r>
      <w:bookmarkEnd w:id="0"/>
      <w:r w:rsidRPr="00E13034">
        <w:t>(</w:t>
      </w:r>
      <w:r w:rsidRPr="00E13034">
        <w:rPr>
          <w:b/>
        </w:rPr>
        <w:t>Employment</w:t>
      </w:r>
      <w:r w:rsidRPr="00E13034">
        <w:t>).</w:t>
      </w:r>
      <w:r>
        <w:t xml:space="preserve"> </w:t>
      </w:r>
    </w:p>
    <w:p w14:paraId="6E5F9AFF" w14:textId="41C059E9" w:rsidR="00473996" w:rsidRDefault="00473996" w:rsidP="00C24737">
      <w:pPr>
        <w:pStyle w:val="Level1"/>
        <w:jc w:val="both"/>
      </w:pPr>
      <w:r>
        <w:t xml:space="preserve">The Employment </w:t>
      </w:r>
      <w:r w:rsidR="00C24737">
        <w:t xml:space="preserve">commenced </w:t>
      </w:r>
      <w:r w:rsidRPr="00E760AE">
        <w:t xml:space="preserve">on </w:t>
      </w:r>
      <w:r w:rsidR="00E760AE" w:rsidRPr="00E760AE">
        <w:t>2</w:t>
      </w:r>
      <w:r w:rsidR="006B1FE2">
        <w:t>5</w:t>
      </w:r>
      <w:r w:rsidR="00E760AE" w:rsidRPr="00E760AE">
        <w:t xml:space="preserve"> </w:t>
      </w:r>
      <w:r w:rsidR="006B1FE2">
        <w:t>March</w:t>
      </w:r>
      <w:r w:rsidR="00274EC2" w:rsidRPr="00E760AE">
        <w:t xml:space="preserve"> 20</w:t>
      </w:r>
      <w:r w:rsidR="00E760AE" w:rsidRPr="00E760AE">
        <w:t>1</w:t>
      </w:r>
      <w:r w:rsidR="006B1FE2">
        <w:t>9</w:t>
      </w:r>
      <w:r w:rsidRPr="00E760AE">
        <w:t>.</w:t>
      </w:r>
      <w:r w:rsidR="008B0AE9">
        <w:t xml:space="preserve"> </w:t>
      </w:r>
    </w:p>
    <w:p w14:paraId="236F4E2E" w14:textId="43293A49" w:rsidR="00E760AE" w:rsidRPr="00AB26D4" w:rsidRDefault="00935CAB" w:rsidP="00AB26D4">
      <w:pPr>
        <w:pStyle w:val="Level1"/>
        <w:jc w:val="both"/>
        <w:rPr>
          <w:szCs w:val="20"/>
        </w:rPr>
      </w:pPr>
      <w:r>
        <w:rPr>
          <w:szCs w:val="20"/>
        </w:rPr>
        <w:t>On 8 October 2024, t</w:t>
      </w:r>
      <w:r w:rsidR="006650B6">
        <w:rPr>
          <w:szCs w:val="20"/>
        </w:rPr>
        <w:t xml:space="preserve">he </w:t>
      </w:r>
      <w:r w:rsidR="003D5B2E">
        <w:rPr>
          <w:szCs w:val="20"/>
        </w:rPr>
        <w:t>Applicant</w:t>
      </w:r>
      <w:r w:rsidR="006650B6">
        <w:rPr>
          <w:szCs w:val="20"/>
        </w:rPr>
        <w:t xml:space="preserve"> received </w:t>
      </w:r>
      <w:r>
        <w:rPr>
          <w:szCs w:val="20"/>
        </w:rPr>
        <w:t>correspondence</w:t>
      </w:r>
      <w:r w:rsidR="00C93C0B">
        <w:rPr>
          <w:szCs w:val="20"/>
        </w:rPr>
        <w:t xml:space="preserve"> indicating</w:t>
      </w:r>
      <w:r>
        <w:rPr>
          <w:szCs w:val="20"/>
        </w:rPr>
        <w:t xml:space="preserve"> that he </w:t>
      </w:r>
      <w:proofErr w:type="gramStart"/>
      <w:r>
        <w:rPr>
          <w:szCs w:val="20"/>
        </w:rPr>
        <w:t xml:space="preserve">was considered </w:t>
      </w:r>
      <w:r w:rsidR="00C93C0B">
        <w:rPr>
          <w:szCs w:val="20"/>
        </w:rPr>
        <w:t>to be</w:t>
      </w:r>
      <w:proofErr w:type="gramEnd"/>
      <w:r>
        <w:rPr>
          <w:szCs w:val="20"/>
        </w:rPr>
        <w:t xml:space="preserve"> absent from duty without approved leave and without reasonable excuse and had abandoned his employment. The correspondence nominated a separation date being 20 September 2024.</w:t>
      </w:r>
      <w:r w:rsidR="00755801">
        <w:rPr>
          <w:szCs w:val="20"/>
        </w:rPr>
        <w:t xml:space="preserve"> (</w:t>
      </w:r>
      <w:r w:rsidR="00755801" w:rsidRPr="00280A2D">
        <w:rPr>
          <w:szCs w:val="20"/>
        </w:rPr>
        <w:t>the</w:t>
      </w:r>
      <w:r w:rsidR="00755801" w:rsidRPr="000010C1">
        <w:rPr>
          <w:b/>
          <w:bCs/>
          <w:szCs w:val="20"/>
        </w:rPr>
        <w:t xml:space="preserve"> </w:t>
      </w:r>
      <w:r>
        <w:rPr>
          <w:b/>
          <w:bCs/>
          <w:szCs w:val="20"/>
        </w:rPr>
        <w:t xml:space="preserve">Abandonment </w:t>
      </w:r>
      <w:r w:rsidR="00A00F9D">
        <w:rPr>
          <w:b/>
          <w:bCs/>
          <w:szCs w:val="20"/>
        </w:rPr>
        <w:t>P</w:t>
      </w:r>
      <w:r w:rsidR="00755801" w:rsidRPr="000010C1">
        <w:rPr>
          <w:b/>
          <w:bCs/>
          <w:szCs w:val="20"/>
        </w:rPr>
        <w:t>rocess</w:t>
      </w:r>
      <w:r w:rsidR="00755801">
        <w:rPr>
          <w:szCs w:val="20"/>
        </w:rPr>
        <w:t>)</w:t>
      </w:r>
      <w:r w:rsidR="00AC5B45">
        <w:rPr>
          <w:szCs w:val="20"/>
        </w:rPr>
        <w:t>.</w:t>
      </w:r>
      <w:r w:rsidR="00AB26D4">
        <w:rPr>
          <w:szCs w:val="20"/>
        </w:rPr>
        <w:t xml:space="preserve"> </w:t>
      </w:r>
      <w:r w:rsidR="00E273D2" w:rsidRPr="00AB26D4">
        <w:rPr>
          <w:szCs w:val="20"/>
        </w:rPr>
        <w:t xml:space="preserve">On </w:t>
      </w:r>
      <w:r w:rsidR="00D8499A">
        <w:rPr>
          <w:szCs w:val="20"/>
        </w:rPr>
        <w:t>23</w:t>
      </w:r>
      <w:r w:rsidR="00E760AE" w:rsidRPr="00AB26D4">
        <w:rPr>
          <w:szCs w:val="20"/>
        </w:rPr>
        <w:t xml:space="preserve"> </w:t>
      </w:r>
      <w:r w:rsidRPr="00AB26D4">
        <w:rPr>
          <w:szCs w:val="20"/>
        </w:rPr>
        <w:t>October</w:t>
      </w:r>
      <w:r w:rsidR="00E273D2" w:rsidRPr="00AB26D4">
        <w:rPr>
          <w:szCs w:val="20"/>
        </w:rPr>
        <w:t xml:space="preserve"> 202</w:t>
      </w:r>
      <w:r w:rsidR="000C5E97" w:rsidRPr="00AB26D4">
        <w:rPr>
          <w:szCs w:val="20"/>
        </w:rPr>
        <w:t>4</w:t>
      </w:r>
      <w:r w:rsidR="00E273D2" w:rsidRPr="00AB26D4">
        <w:rPr>
          <w:szCs w:val="20"/>
        </w:rPr>
        <w:t xml:space="preserve">, the </w:t>
      </w:r>
      <w:r w:rsidRPr="00AB26D4">
        <w:rPr>
          <w:szCs w:val="20"/>
        </w:rPr>
        <w:t xml:space="preserve">Health Service paid out the </w:t>
      </w:r>
      <w:r w:rsidR="003D5B2E" w:rsidRPr="00AB26D4">
        <w:rPr>
          <w:szCs w:val="20"/>
        </w:rPr>
        <w:t>Applicant</w:t>
      </w:r>
      <w:r w:rsidRPr="00AB26D4">
        <w:rPr>
          <w:szCs w:val="20"/>
        </w:rPr>
        <w:t xml:space="preserve">’s entitlements in accordance with relevant legislation. </w:t>
      </w:r>
    </w:p>
    <w:p w14:paraId="568C218E" w14:textId="6E8943AE" w:rsidR="004E4874" w:rsidRDefault="004E4874" w:rsidP="00473996">
      <w:pPr>
        <w:pStyle w:val="Level1"/>
        <w:jc w:val="both"/>
        <w:rPr>
          <w:szCs w:val="20"/>
        </w:rPr>
      </w:pPr>
      <w:r>
        <w:rPr>
          <w:szCs w:val="20"/>
        </w:rPr>
        <w:t xml:space="preserve">On </w:t>
      </w:r>
      <w:r w:rsidR="00935CAB">
        <w:rPr>
          <w:szCs w:val="20"/>
        </w:rPr>
        <w:t>25</w:t>
      </w:r>
      <w:r w:rsidR="00D45945">
        <w:rPr>
          <w:szCs w:val="20"/>
        </w:rPr>
        <w:t xml:space="preserve"> October 2024</w:t>
      </w:r>
      <w:r>
        <w:rPr>
          <w:szCs w:val="20"/>
        </w:rPr>
        <w:t xml:space="preserve">, the </w:t>
      </w:r>
      <w:r w:rsidR="003D5B2E">
        <w:rPr>
          <w:szCs w:val="20"/>
        </w:rPr>
        <w:t>Applicant</w:t>
      </w:r>
      <w:r w:rsidR="00935CAB">
        <w:rPr>
          <w:szCs w:val="20"/>
        </w:rPr>
        <w:t xml:space="preserve"> </w:t>
      </w:r>
      <w:proofErr w:type="gramStart"/>
      <w:r w:rsidR="00935CAB">
        <w:rPr>
          <w:szCs w:val="20"/>
        </w:rPr>
        <w:t>submitted an application</w:t>
      </w:r>
      <w:proofErr w:type="gramEnd"/>
      <w:r w:rsidR="00C93C0B" w:rsidRPr="00C93C0B">
        <w:rPr>
          <w:szCs w:val="20"/>
        </w:rPr>
        <w:t xml:space="preserve"> </w:t>
      </w:r>
      <w:r w:rsidR="00C93C0B">
        <w:rPr>
          <w:szCs w:val="20"/>
        </w:rPr>
        <w:t>for reinstatement</w:t>
      </w:r>
      <w:r w:rsidR="00AB26D4">
        <w:rPr>
          <w:szCs w:val="20"/>
        </w:rPr>
        <w:t>, matter number TD/2024/110,</w:t>
      </w:r>
      <w:r w:rsidR="00935CAB">
        <w:rPr>
          <w:szCs w:val="20"/>
        </w:rPr>
        <w:t xml:space="preserve"> in the Queensland Industrial Relations Commission (</w:t>
      </w:r>
      <w:r w:rsidR="00935CAB">
        <w:rPr>
          <w:b/>
          <w:bCs/>
          <w:szCs w:val="20"/>
        </w:rPr>
        <w:t>QIRC</w:t>
      </w:r>
      <w:r w:rsidR="00C93C0B">
        <w:rPr>
          <w:szCs w:val="20"/>
        </w:rPr>
        <w:t>) (</w:t>
      </w:r>
      <w:r w:rsidR="00C93C0B" w:rsidRPr="00C93C0B">
        <w:rPr>
          <w:b/>
          <w:bCs/>
          <w:szCs w:val="20"/>
        </w:rPr>
        <w:t>the Reinstatement Application</w:t>
      </w:r>
      <w:r w:rsidR="00C93C0B">
        <w:rPr>
          <w:szCs w:val="20"/>
        </w:rPr>
        <w:t>).</w:t>
      </w:r>
      <w:r>
        <w:rPr>
          <w:szCs w:val="20"/>
        </w:rPr>
        <w:t xml:space="preserve"> </w:t>
      </w:r>
    </w:p>
    <w:p w14:paraId="3A8909A1" w14:textId="5E2746AD" w:rsidR="0077175C" w:rsidRPr="0084031E" w:rsidRDefault="00755801" w:rsidP="00473996">
      <w:pPr>
        <w:pStyle w:val="Level1"/>
        <w:jc w:val="both"/>
        <w:rPr>
          <w:szCs w:val="20"/>
        </w:rPr>
      </w:pPr>
      <w:r w:rsidRPr="0084031E">
        <w:rPr>
          <w:szCs w:val="20"/>
        </w:rPr>
        <w:t>The</w:t>
      </w:r>
      <w:r w:rsidR="00260C66" w:rsidRPr="0084031E">
        <w:rPr>
          <w:szCs w:val="20"/>
        </w:rPr>
        <w:t xml:space="preserve"> </w:t>
      </w:r>
      <w:r w:rsidR="006E2D4C">
        <w:rPr>
          <w:szCs w:val="20"/>
        </w:rPr>
        <w:t>Health Service</w:t>
      </w:r>
      <w:r w:rsidRPr="0084031E">
        <w:rPr>
          <w:szCs w:val="20"/>
        </w:rPr>
        <w:t xml:space="preserve"> by this deed</w:t>
      </w:r>
      <w:r w:rsidR="006E2D4C">
        <w:rPr>
          <w:szCs w:val="20"/>
        </w:rPr>
        <w:t xml:space="preserve">, reinstates the </w:t>
      </w:r>
      <w:r w:rsidR="003D5B2E">
        <w:rPr>
          <w:szCs w:val="20"/>
        </w:rPr>
        <w:t>Applicant</w:t>
      </w:r>
      <w:r w:rsidR="006E2D4C">
        <w:rPr>
          <w:szCs w:val="20"/>
        </w:rPr>
        <w:t xml:space="preserve"> to his former Employment effective 20 September 2024</w:t>
      </w:r>
      <w:r w:rsidR="00C93C0B">
        <w:rPr>
          <w:szCs w:val="20"/>
        </w:rPr>
        <w:t>.</w:t>
      </w:r>
      <w:r w:rsidR="00260C66" w:rsidRPr="0084031E">
        <w:rPr>
          <w:szCs w:val="20"/>
        </w:rPr>
        <w:t xml:space="preserve"> </w:t>
      </w:r>
    </w:p>
    <w:p w14:paraId="64CA24CA" w14:textId="7A84A536" w:rsidR="00473996" w:rsidRPr="0093770A" w:rsidRDefault="00473996" w:rsidP="00473996">
      <w:pPr>
        <w:pStyle w:val="Level1"/>
        <w:jc w:val="both"/>
      </w:pPr>
      <w:r w:rsidRPr="0093770A">
        <w:t xml:space="preserve">Without any admission of liability, the </w:t>
      </w:r>
      <w:r w:rsidR="003D5B2E">
        <w:t>Applicant</w:t>
      </w:r>
      <w:r w:rsidRPr="0093770A">
        <w:t xml:space="preserve"> and the Health Service have reached agreement on the terms set out in this </w:t>
      </w:r>
      <w:r w:rsidR="008B0AE9" w:rsidRPr="0093770A">
        <w:t>D</w:t>
      </w:r>
      <w:r w:rsidRPr="0093770A">
        <w:t>eed.</w:t>
      </w:r>
    </w:p>
    <w:p w14:paraId="339CB7D2" w14:textId="2E14AC32" w:rsidR="00FE672E" w:rsidRPr="0093770A" w:rsidRDefault="00A90D00" w:rsidP="00463A99">
      <w:pPr>
        <w:pStyle w:val="MESubheading"/>
        <w:jc w:val="both"/>
      </w:pPr>
      <w:r w:rsidRPr="0093770A">
        <w:t>Agreement</w:t>
      </w:r>
      <w:r w:rsidR="00C24737" w:rsidRPr="0093770A">
        <w:t xml:space="preserve"> </w:t>
      </w:r>
    </w:p>
    <w:p w14:paraId="2BB73D45" w14:textId="1A6F91EF" w:rsidR="00755801" w:rsidRPr="0093770A" w:rsidRDefault="00755801" w:rsidP="00891E74">
      <w:pPr>
        <w:pStyle w:val="MEBasic1"/>
        <w:jc w:val="both"/>
      </w:pPr>
      <w:bookmarkStart w:id="2" w:name="_Ref69721543"/>
      <w:bookmarkStart w:id="3" w:name="_Ref411265204"/>
      <w:bookmarkStart w:id="4" w:name="_Ref409187542"/>
      <w:r w:rsidRPr="0093770A">
        <w:t xml:space="preserve">The </w:t>
      </w:r>
      <w:r w:rsidR="006E2D4C">
        <w:t xml:space="preserve">Health Service reinstates the </w:t>
      </w:r>
      <w:r w:rsidR="003D5B2E">
        <w:t>Applicant</w:t>
      </w:r>
      <w:r w:rsidR="006E2D4C">
        <w:t xml:space="preserve"> to his Employment with an effective date of 20 September 2024.</w:t>
      </w:r>
      <w:r w:rsidR="00891E74">
        <w:t xml:space="preserve"> </w:t>
      </w:r>
      <w:r w:rsidRPr="0093770A">
        <w:t>The Re</w:t>
      </w:r>
      <w:r w:rsidR="00891E74">
        <w:t>instatement</w:t>
      </w:r>
      <w:r w:rsidRPr="0093770A">
        <w:t xml:space="preserve"> takes effect despite any documents that the Health Service may require the </w:t>
      </w:r>
      <w:r w:rsidR="00AB26D4">
        <w:t>Applicant</w:t>
      </w:r>
      <w:r w:rsidRPr="0093770A">
        <w:t xml:space="preserve"> to execute (for example, for payroll purposes).</w:t>
      </w:r>
    </w:p>
    <w:p w14:paraId="1E44C0FE" w14:textId="13291FD7" w:rsidR="00131C7C" w:rsidRPr="0093770A" w:rsidRDefault="00131C7C" w:rsidP="00DA7302">
      <w:pPr>
        <w:pStyle w:val="MEBasic1"/>
        <w:jc w:val="both"/>
      </w:pPr>
      <w:r w:rsidRPr="0093770A">
        <w:t xml:space="preserve">Upon execution of this </w:t>
      </w:r>
      <w:r w:rsidR="008B0AE9" w:rsidRPr="0093770A">
        <w:t xml:space="preserve">Deed </w:t>
      </w:r>
      <w:r w:rsidRPr="0093770A">
        <w:t>by both parties the Health Service</w:t>
      </w:r>
      <w:r w:rsidR="00161B66" w:rsidRPr="0093770A">
        <w:t xml:space="preserve"> agrees to:</w:t>
      </w:r>
      <w:bookmarkEnd w:id="2"/>
    </w:p>
    <w:p w14:paraId="1493D2EA" w14:textId="0F1A3D67" w:rsidR="002A0744" w:rsidRDefault="00280A2D" w:rsidP="0093770A">
      <w:pPr>
        <w:pStyle w:val="MEBasic3"/>
        <w:jc w:val="both"/>
      </w:pPr>
      <w:r w:rsidRPr="00C93C0B">
        <w:t>c</w:t>
      </w:r>
      <w:r w:rsidR="002A0744" w:rsidRPr="00C93C0B">
        <w:t>redit</w:t>
      </w:r>
      <w:r w:rsidR="002A0744">
        <w:t xml:space="preserve"> leave balances paid out to the </w:t>
      </w:r>
      <w:r w:rsidR="00AB26D4">
        <w:t>Applicant</w:t>
      </w:r>
      <w:r w:rsidR="002A0744">
        <w:t xml:space="preserve"> on </w:t>
      </w:r>
      <w:r w:rsidR="00D8499A" w:rsidRPr="00A617DC">
        <w:rPr>
          <w:highlight w:val="yellow"/>
          <w:rPrChange w:id="5" w:author="Zach Joubert" w:date="2024-12-09T10:17:00Z" w16du:dateUtc="2024-12-09T00:17:00Z">
            <w:rPr/>
          </w:rPrChange>
        </w:rPr>
        <w:t>23</w:t>
      </w:r>
      <w:r w:rsidR="002A0744" w:rsidRPr="00A617DC">
        <w:rPr>
          <w:highlight w:val="yellow"/>
          <w:rPrChange w:id="6" w:author="Zach Joubert" w:date="2024-12-09T10:17:00Z" w16du:dateUtc="2024-12-09T00:17:00Z">
            <w:rPr/>
          </w:rPrChange>
        </w:rPr>
        <w:t xml:space="preserve"> October 2024</w:t>
      </w:r>
      <w:r>
        <w:t xml:space="preserve"> as </w:t>
      </w:r>
      <w:proofErr w:type="gramStart"/>
      <w:r>
        <w:t>follows</w:t>
      </w:r>
      <w:r w:rsidR="002A0744">
        <w:t>;</w:t>
      </w:r>
      <w:proofErr w:type="gramEnd"/>
    </w:p>
    <w:p w14:paraId="2AFD2C0F" w14:textId="7389488B" w:rsidR="00280A2D" w:rsidRDefault="00280A2D" w:rsidP="00C93C0B">
      <w:pPr>
        <w:pStyle w:val="MEBasic4"/>
      </w:pPr>
      <w:r>
        <w:t xml:space="preserve">annual leave: </w:t>
      </w:r>
      <w:r w:rsidRPr="00280A2D">
        <w:rPr>
          <w:highlight w:val="yellow"/>
        </w:rPr>
        <w:t>xxx</w:t>
      </w:r>
      <w:r>
        <w:t xml:space="preserve"> hours.</w:t>
      </w:r>
    </w:p>
    <w:p w14:paraId="79BA016F" w14:textId="59F39CBF" w:rsidR="00280A2D" w:rsidRDefault="00280A2D" w:rsidP="00280A2D">
      <w:pPr>
        <w:pStyle w:val="MEBasic4"/>
      </w:pPr>
      <w:r>
        <w:t>any associated leave loading entitlements.</w:t>
      </w:r>
    </w:p>
    <w:p w14:paraId="42DC7A63" w14:textId="25E1A3EC" w:rsidR="00C93C0B" w:rsidRDefault="00C93C0B" w:rsidP="00C93C0B">
      <w:pPr>
        <w:pStyle w:val="MEBasic3"/>
        <w:rPr>
          <w:ins w:id="7" w:author="Zach Joubert" w:date="2024-12-09T10:20:00Z" w16du:dateUtc="2024-12-09T00:20:00Z"/>
        </w:rPr>
      </w:pPr>
      <w:r>
        <w:t xml:space="preserve">Reinstate </w:t>
      </w:r>
      <w:r w:rsidR="00B24F82">
        <w:t xml:space="preserve">the Applicant’s </w:t>
      </w:r>
      <w:r>
        <w:t>personal leave balances as at the date of separation</w:t>
      </w:r>
    </w:p>
    <w:p w14:paraId="683545F3" w14:textId="15594D4D" w:rsidR="00362641" w:rsidDel="0021287F" w:rsidRDefault="00362641">
      <w:pPr>
        <w:pStyle w:val="MEBasic4"/>
        <w:rPr>
          <w:del w:id="8" w:author="Zach Joubert" w:date="2024-12-09T13:18:00Z" w16du:dateUtc="2024-12-09T03:18:00Z"/>
        </w:rPr>
        <w:pPrChange w:id="9" w:author="Zach Joubert" w:date="2024-12-09T10:20:00Z" w16du:dateUtc="2024-12-09T00:20:00Z">
          <w:pPr>
            <w:pStyle w:val="MEBasic3"/>
          </w:pPr>
        </w:pPrChange>
      </w:pPr>
    </w:p>
    <w:p w14:paraId="23B7FC8B" w14:textId="019A161E" w:rsidR="00615B0C" w:rsidRDefault="00C849F9" w:rsidP="00C849F9">
      <w:pPr>
        <w:pStyle w:val="MEBasic1"/>
      </w:pPr>
      <w:r>
        <w:t xml:space="preserve">Upon execution of this Deed by both parties the </w:t>
      </w:r>
      <w:r w:rsidR="00AB26D4">
        <w:t>Applicant</w:t>
      </w:r>
      <w:r>
        <w:t xml:space="preserve"> agrees to:</w:t>
      </w:r>
    </w:p>
    <w:p w14:paraId="04D4D8A3" w14:textId="5D1A1A8C" w:rsidR="00C849F9" w:rsidRDefault="00FC1192" w:rsidP="00C849F9">
      <w:pPr>
        <w:pStyle w:val="MEBasic3"/>
      </w:pPr>
      <w:r>
        <w:t xml:space="preserve">File a notice of discontinuance in relation to matter TD/2024/110 within 7 </w:t>
      </w:r>
      <w:proofErr w:type="gramStart"/>
      <w:r>
        <w:t>days;</w:t>
      </w:r>
      <w:proofErr w:type="gramEnd"/>
    </w:p>
    <w:p w14:paraId="749A1A73" w14:textId="45D68D18" w:rsidR="00E8441B" w:rsidRDefault="00C849F9" w:rsidP="00AB26D4">
      <w:pPr>
        <w:pStyle w:val="MEBasic3"/>
      </w:pPr>
      <w:r>
        <w:t xml:space="preserve">reimburse the Health Service </w:t>
      </w:r>
      <w:r w:rsidR="00280A2D">
        <w:t xml:space="preserve">the </w:t>
      </w:r>
      <w:del w:id="10" w:author="Zach Joubert" w:date="2024-12-09T14:28:00Z" w16du:dateUtc="2024-12-09T04:28:00Z">
        <w:r w:rsidR="00E8441B" w:rsidDel="00E43977">
          <w:delText xml:space="preserve">gross amount of the </w:delText>
        </w:r>
        <w:r w:rsidDel="00E43977">
          <w:delText>credited leave balances</w:delText>
        </w:r>
      </w:del>
      <w:ins w:id="11" w:author="Zach Joubert" w:date="2024-12-09T14:28:00Z" w16du:dateUtc="2024-12-09T04:28:00Z">
        <w:r w:rsidR="00E43977">
          <w:t>[</w:t>
        </w:r>
        <w:r w:rsidR="00E43977" w:rsidRPr="00E43977">
          <w:rPr>
            <w:highlight w:val="yellow"/>
            <w:rPrChange w:id="12" w:author="Zach Joubert" w:date="2024-12-09T14:29:00Z" w16du:dateUtc="2024-12-09T04:29:00Z">
              <w:rPr/>
            </w:rPrChange>
          </w:rPr>
          <w:t>inser</w:t>
        </w:r>
      </w:ins>
      <w:ins w:id="13" w:author="Zach Joubert" w:date="2024-12-09T14:29:00Z" w16du:dateUtc="2024-12-09T04:29:00Z">
        <w:r w:rsidR="00E43977" w:rsidRPr="00E43977">
          <w:rPr>
            <w:highlight w:val="yellow"/>
            <w:rPrChange w:id="14" w:author="Zach Joubert" w:date="2024-12-09T14:29:00Z" w16du:dateUtc="2024-12-09T04:29:00Z">
              <w:rPr/>
            </w:rPrChange>
          </w:rPr>
          <w:t>t exact amount</w:t>
        </w:r>
        <w:r w:rsidR="00E43977">
          <w:t>]</w:t>
        </w:r>
      </w:ins>
      <w:r>
        <w:t>, as calculated by the Health Service</w:t>
      </w:r>
      <w:ins w:id="15" w:author="Zach Joubert" w:date="2024-12-09T13:24:00Z" w16du:dateUtc="2024-12-09T03:24:00Z">
        <w:r w:rsidR="0021287F">
          <w:t>, which may be set off against the payments to be made</w:t>
        </w:r>
      </w:ins>
      <w:ins w:id="16" w:author="Zach Joubert" w:date="2024-12-09T13:25:00Z" w16du:dateUtc="2024-12-09T03:25:00Z">
        <w:r w:rsidR="0021287F">
          <w:t xml:space="preserve"> by the Respondent to the Applicant as set out below</w:t>
        </w:r>
      </w:ins>
      <w:r w:rsidR="00AB26D4">
        <w:t>.</w:t>
      </w:r>
    </w:p>
    <w:p w14:paraId="7F65265F" w14:textId="7487106A" w:rsidR="00C849F9" w:rsidRDefault="00E8441B" w:rsidP="00E8441B">
      <w:pPr>
        <w:pStyle w:val="MEBasic4"/>
      </w:pPr>
      <w:r>
        <w:t xml:space="preserve">The gross amount </w:t>
      </w:r>
      <w:r w:rsidR="00D8499A">
        <w:t xml:space="preserve">outlined in clause 3(b) </w:t>
      </w:r>
      <w:r>
        <w:t>will be inclusive of any taxable deductions paid by the Health Service</w:t>
      </w:r>
      <w:r w:rsidR="00D8499A">
        <w:t xml:space="preserve"> including but not limited to income tax withheld</w:t>
      </w:r>
      <w:r>
        <w:t>.</w:t>
      </w:r>
    </w:p>
    <w:p w14:paraId="60B4A3A2" w14:textId="271783F9" w:rsidR="00C93C0B" w:rsidRDefault="00C93C0B" w:rsidP="00C849F9">
      <w:pPr>
        <w:pStyle w:val="MEBasic1"/>
        <w:rPr>
          <w:ins w:id="17" w:author="Zach Joubert" w:date="2024-12-09T10:43:00Z" w16du:dateUtc="2024-12-09T00:43:00Z"/>
        </w:rPr>
      </w:pPr>
      <w:r>
        <w:t>The dates from 20 September 2024 to 6 October 2024 will be treated as leave without pay.</w:t>
      </w:r>
    </w:p>
    <w:p w14:paraId="3ABD0E08" w14:textId="22636AB4" w:rsidR="003C2577" w:rsidRDefault="0021287F" w:rsidP="00C849F9">
      <w:pPr>
        <w:pStyle w:val="MEBasic1"/>
        <w:rPr>
          <w:ins w:id="18" w:author="Zach Joubert" w:date="2024-12-09T13:25:00Z" w16du:dateUtc="2024-12-09T03:25:00Z"/>
        </w:rPr>
      </w:pPr>
      <w:ins w:id="19" w:author="Zach Joubert" w:date="2024-12-09T13:18:00Z" w16du:dateUtc="2024-12-09T03:18:00Z">
        <w:r>
          <w:t xml:space="preserve">The </w:t>
        </w:r>
      </w:ins>
      <w:ins w:id="20" w:author="Zach Joubert" w:date="2024-12-09T13:25:00Z" w16du:dateUtc="2024-12-09T03:25:00Z">
        <w:r>
          <w:t>Respondent will pay to the Applicant the following amounts within 7 days of the signing of the Deed (subject to set off against the amounts delineated in paragraph 3(b) above:</w:t>
        </w:r>
      </w:ins>
    </w:p>
    <w:p w14:paraId="50A0490C" w14:textId="102F6434" w:rsidR="0021287F" w:rsidRDefault="0021287F" w:rsidP="0021287F">
      <w:pPr>
        <w:pStyle w:val="MEBasic2"/>
        <w:ind w:left="1360" w:hanging="1360"/>
        <w:rPr>
          <w:ins w:id="21" w:author="Zach Joubert" w:date="2024-12-09T13:27:00Z" w16du:dateUtc="2024-12-09T03:27:00Z"/>
        </w:rPr>
      </w:pPr>
      <w:bookmarkStart w:id="22" w:name="_Hlk184644606"/>
      <w:ins w:id="23" w:author="Zach Joubert" w:date="2024-12-09T13:26:00Z">
        <w:r w:rsidRPr="0021287F">
          <w:t>$287.72</w:t>
        </w:r>
      </w:ins>
      <w:ins w:id="24" w:author="Zach Joubert" w:date="2024-12-09T13:26:00Z" w16du:dateUtc="2024-12-09T03:26:00Z">
        <w:r>
          <w:t xml:space="preserve"> in daily earnings plus 12.5% superannuation from the date of 7 October 2024 being the date upon which the Applicant would have resumed work had he not been </w:t>
        </w:r>
        <w:proofErr w:type="gramStart"/>
        <w:r>
          <w:t>dis</w:t>
        </w:r>
      </w:ins>
      <w:ins w:id="25" w:author="Zach Joubert" w:date="2024-12-09T13:27:00Z" w16du:dateUtc="2024-12-09T03:27:00Z">
        <w:r>
          <w:t>missed;</w:t>
        </w:r>
        <w:proofErr w:type="gramEnd"/>
      </w:ins>
    </w:p>
    <w:p w14:paraId="1D4A0A94" w14:textId="09FB9EA0" w:rsidR="0021287F" w:rsidRDefault="0021287F" w:rsidP="0021287F">
      <w:pPr>
        <w:pStyle w:val="MEBasic2"/>
        <w:ind w:left="1360" w:hanging="1360"/>
        <w:rPr>
          <w:ins w:id="26" w:author="Zach Joubert" w:date="2024-12-09T13:27:00Z" w16du:dateUtc="2024-12-09T03:27:00Z"/>
        </w:rPr>
      </w:pPr>
      <w:ins w:id="27" w:author="Zach Joubert" w:date="2024-12-09T13:27:00Z">
        <w:r w:rsidRPr="0021287F">
          <w:t>$5,512.66</w:t>
        </w:r>
      </w:ins>
      <w:ins w:id="28" w:author="Zach Joubert" w:date="2024-12-09T13:27:00Z" w16du:dateUtc="2024-12-09T03:27:00Z">
        <w:r>
          <w:t xml:space="preserve"> in Higher Education </w:t>
        </w:r>
        <w:proofErr w:type="gramStart"/>
        <w:r>
          <w:t>allowance;</w:t>
        </w:r>
        <w:proofErr w:type="gramEnd"/>
      </w:ins>
    </w:p>
    <w:p w14:paraId="38E23260" w14:textId="2E9EBD25" w:rsidR="0021287F" w:rsidRDefault="0021287F" w:rsidP="0021287F">
      <w:pPr>
        <w:pStyle w:val="MEBasic2"/>
        <w:ind w:left="1360" w:hanging="1360"/>
        <w:rPr>
          <w:ins w:id="29" w:author="Zach Joubert" w:date="2024-12-09T13:28:00Z" w16du:dateUtc="2024-12-09T03:28:00Z"/>
        </w:rPr>
      </w:pPr>
      <w:ins w:id="30" w:author="Zach Joubert" w:date="2024-12-09T13:27:00Z">
        <w:r w:rsidRPr="0021287F">
          <w:t>$377.19</w:t>
        </w:r>
      </w:ins>
      <w:ins w:id="31" w:author="Zach Joubert" w:date="2024-12-09T13:27:00Z" w16du:dateUtc="2024-12-09T03:27:00Z">
        <w:r>
          <w:t xml:space="preserve"> in Fatigue </w:t>
        </w:r>
      </w:ins>
      <w:ins w:id="32" w:author="Zach Joubert" w:date="2024-12-09T13:28:00Z" w16du:dateUtc="2024-12-09T03:28:00Z">
        <w:r>
          <w:t xml:space="preserve">Pay relating to 18 March </w:t>
        </w:r>
        <w:proofErr w:type="gramStart"/>
        <w:r>
          <w:t>2024</w:t>
        </w:r>
        <w:r w:rsidR="00113374">
          <w:t>;</w:t>
        </w:r>
        <w:proofErr w:type="gramEnd"/>
      </w:ins>
    </w:p>
    <w:p w14:paraId="5DADCC68" w14:textId="69F2F423" w:rsidR="00113374" w:rsidRPr="0021287F" w:rsidRDefault="00113374" w:rsidP="00BD41CD">
      <w:pPr>
        <w:pStyle w:val="MEBasic2"/>
        <w:ind w:left="1360" w:hanging="1360"/>
        <w:rPr>
          <w:ins w:id="33" w:author="Zach Joubert" w:date="2024-12-09T13:26:00Z"/>
        </w:rPr>
        <w:pPrChange w:id="34" w:author="Zach Joubert" w:date="2024-12-09T16:36:00Z" w16du:dateUtc="2024-12-09T06:36:00Z">
          <w:pPr>
            <w:pStyle w:val="MEBasic2"/>
          </w:pPr>
        </w:pPrChange>
      </w:pPr>
      <w:ins w:id="35" w:author="Zach Joubert" w:date="2024-12-09T13:28:00Z">
        <w:r w:rsidRPr="00113374">
          <w:t>$1,237.50</w:t>
        </w:r>
      </w:ins>
      <w:ins w:id="36" w:author="Zach Joubert" w:date="2024-12-09T13:28:00Z" w16du:dateUtc="2024-12-09T03:28:00Z">
        <w:r>
          <w:t xml:space="preserve"> in </w:t>
        </w:r>
      </w:ins>
      <w:ins w:id="37" w:author="Zach Joubert" w:date="2024-12-09T16:34:00Z" w16du:dateUtc="2024-12-09T06:34:00Z">
        <w:r w:rsidR="00BD41CD">
          <w:t xml:space="preserve">respect of </w:t>
        </w:r>
      </w:ins>
      <w:ins w:id="38" w:author="Zach Joubert" w:date="2024-12-09T16:36:00Z">
        <w:r w:rsidR="00BD41CD" w:rsidRPr="00BD41CD">
          <w:t>missed public holiday payments.</w:t>
        </w:r>
      </w:ins>
    </w:p>
    <w:bookmarkEnd w:id="22"/>
    <w:p w14:paraId="5B9607AB" w14:textId="301F2521" w:rsidR="0021287F" w:rsidDel="0021287F" w:rsidRDefault="0021287F">
      <w:pPr>
        <w:pStyle w:val="MEBasic2"/>
        <w:rPr>
          <w:del w:id="39" w:author="Zach Joubert" w:date="2024-12-09T13:26:00Z" w16du:dateUtc="2024-12-09T03:26:00Z"/>
        </w:rPr>
        <w:pPrChange w:id="40" w:author="Zach Joubert" w:date="2024-12-09T13:25:00Z" w16du:dateUtc="2024-12-09T03:25:00Z">
          <w:pPr>
            <w:pStyle w:val="MEBasic1"/>
          </w:pPr>
        </w:pPrChange>
      </w:pPr>
    </w:p>
    <w:p w14:paraId="3467A413" w14:textId="5E272516" w:rsidR="00C93C0B" w:rsidRDefault="00C93C0B" w:rsidP="009B0B7C">
      <w:pPr>
        <w:pStyle w:val="MEBasic1"/>
      </w:pPr>
      <w:r>
        <w:t xml:space="preserve">If the Applicant is not fit to return to the workplace on executing this deed, he will apply for leave using the usual application process. </w:t>
      </w:r>
    </w:p>
    <w:p w14:paraId="3B9027E5" w14:textId="405EDDA2" w:rsidR="0093770A" w:rsidRPr="00AF06AE" w:rsidDel="0021287F" w:rsidRDefault="000E144F" w:rsidP="00C849F9">
      <w:pPr>
        <w:pStyle w:val="MEBasic1"/>
        <w:rPr>
          <w:del w:id="41" w:author="Zach Joubert" w:date="2024-12-09T13:19:00Z" w16du:dateUtc="2024-12-09T03:19:00Z"/>
          <w:highlight w:val="yellow"/>
          <w:rPrChange w:id="42" w:author="Zach Joubert" w:date="2024-12-09T10:31:00Z" w16du:dateUtc="2024-12-09T00:31:00Z">
            <w:rPr>
              <w:del w:id="43" w:author="Zach Joubert" w:date="2024-12-09T13:19:00Z" w16du:dateUtc="2024-12-09T03:19:00Z"/>
            </w:rPr>
          </w:rPrChange>
        </w:rPr>
      </w:pPr>
      <w:bookmarkStart w:id="44" w:name="_Hlk184632913"/>
      <w:del w:id="45" w:author="Zach Joubert" w:date="2024-12-09T13:19:00Z" w16du:dateUtc="2024-12-09T03:19:00Z">
        <w:r w:rsidDel="0021287F">
          <w:delText xml:space="preserve">The Health Service </w:delText>
        </w:r>
        <w:r w:rsidRPr="00AF06AE" w:rsidDel="0021287F">
          <w:rPr>
            <w:highlight w:val="yellow"/>
            <w:rPrChange w:id="46" w:author="Zach Joubert" w:date="2024-12-09T10:31:00Z" w16du:dateUtc="2024-12-09T00:31:00Z">
              <w:rPr/>
            </w:rPrChange>
          </w:rPr>
          <w:delText>r</w:delText>
        </w:r>
        <w:r w:rsidR="002A0744" w:rsidRPr="00AF06AE" w:rsidDel="0021287F">
          <w:rPr>
            <w:highlight w:val="yellow"/>
            <w:rPrChange w:id="47" w:author="Zach Joubert" w:date="2024-12-09T10:31:00Z" w16du:dateUtc="2024-12-09T00:31:00Z">
              <w:rPr/>
            </w:rPrChange>
          </w:rPr>
          <w:delText xml:space="preserve">eserves the right to deal with the outstanding matters of </w:delText>
        </w:r>
        <w:r w:rsidRPr="00AF06AE" w:rsidDel="0021287F">
          <w:rPr>
            <w:highlight w:val="yellow"/>
            <w:rPrChange w:id="48" w:author="Zach Joubert" w:date="2024-12-09T10:31:00Z" w16du:dateUtc="2024-12-09T00:31:00Z">
              <w:rPr/>
            </w:rPrChange>
          </w:rPr>
          <w:delText>the Applicant’s</w:delText>
        </w:r>
        <w:r w:rsidR="002A0744" w:rsidRPr="00AF06AE" w:rsidDel="0021287F">
          <w:rPr>
            <w:highlight w:val="yellow"/>
            <w:rPrChange w:id="49" w:author="Zach Joubert" w:date="2024-12-09T10:31:00Z" w16du:dateUtc="2024-12-09T00:31:00Z">
              <w:rPr/>
            </w:rPrChange>
          </w:rPr>
          <w:delText xml:space="preserve"> absenteeism and communication with the Health Service </w:delText>
        </w:r>
        <w:r w:rsidR="00AB26D4" w:rsidRPr="00AF06AE" w:rsidDel="0021287F">
          <w:rPr>
            <w:highlight w:val="yellow"/>
            <w:rPrChange w:id="50" w:author="Zach Joubert" w:date="2024-12-09T10:31:00Z" w16du:dateUtc="2024-12-09T00:31:00Z">
              <w:rPr/>
            </w:rPrChange>
          </w:rPr>
          <w:delText>regarding</w:delText>
        </w:r>
        <w:r w:rsidR="002A0744" w:rsidRPr="00AF06AE" w:rsidDel="0021287F">
          <w:rPr>
            <w:highlight w:val="yellow"/>
            <w:rPrChange w:id="51" w:author="Zach Joubert" w:date="2024-12-09T10:31:00Z" w16du:dateUtc="2024-12-09T00:31:00Z">
              <w:rPr/>
            </w:rPrChange>
          </w:rPr>
          <w:delText xml:space="preserve"> his absences from the workplace</w:delText>
        </w:r>
        <w:r w:rsidRPr="00AF06AE" w:rsidDel="0021287F">
          <w:rPr>
            <w:highlight w:val="yellow"/>
            <w:rPrChange w:id="52" w:author="Zach Joubert" w:date="2024-12-09T10:31:00Z" w16du:dateUtc="2024-12-09T00:31:00Z">
              <w:rPr/>
            </w:rPrChange>
          </w:rPr>
          <w:delText>.</w:delText>
        </w:r>
      </w:del>
    </w:p>
    <w:p w14:paraId="1535A620" w14:textId="275DC6E3" w:rsidR="00B01627" w:rsidRDefault="00A00F9D" w:rsidP="00FC0601">
      <w:pPr>
        <w:pStyle w:val="MEBasic1"/>
        <w:jc w:val="both"/>
      </w:pPr>
      <w:bookmarkStart w:id="53" w:name="_Ref440543079"/>
      <w:bookmarkStart w:id="54" w:name="_Ref69724987"/>
      <w:bookmarkStart w:id="55" w:name="_Ref496095046"/>
      <w:bookmarkStart w:id="56" w:name="_Hlk18571546"/>
      <w:bookmarkEnd w:id="44"/>
      <w:r w:rsidRPr="005D3035">
        <w:t xml:space="preserve">The </w:t>
      </w:r>
      <w:r w:rsidR="00280A2D">
        <w:t>Applicant</w:t>
      </w:r>
      <w:r w:rsidRPr="005D3035">
        <w:t xml:space="preserve"> releases the Beneficiaries from all claims</w:t>
      </w:r>
      <w:ins w:id="57" w:author="Zach Joubert" w:date="2024-12-09T13:19:00Z" w16du:dateUtc="2024-12-09T03:19:00Z">
        <w:r w:rsidR="0021287F">
          <w:t>, and the Ben</w:t>
        </w:r>
      </w:ins>
      <w:ins w:id="58" w:author="Zach Joubert" w:date="2024-12-09T13:20:00Z" w16du:dateUtc="2024-12-09T03:20:00Z">
        <w:r w:rsidR="0021287F">
          <w:t xml:space="preserve">eficiaries </w:t>
        </w:r>
      </w:ins>
      <w:ins w:id="59" w:author="Zach Joubert" w:date="2024-12-09T13:43:00Z" w16du:dateUtc="2024-12-09T03:43:00Z">
        <w:r w:rsidR="00ED76BB">
          <w:t xml:space="preserve">and the </w:t>
        </w:r>
        <w:proofErr w:type="spellStart"/>
        <w:r w:rsidR="00ED76BB">
          <w:t>Respodnetn</w:t>
        </w:r>
        <w:proofErr w:type="spellEnd"/>
        <w:r w:rsidR="00ED76BB">
          <w:t xml:space="preserve"> </w:t>
        </w:r>
      </w:ins>
      <w:ins w:id="60" w:author="Zach Joubert" w:date="2024-12-09T13:20:00Z" w16du:dateUtc="2024-12-09T03:20:00Z">
        <w:r w:rsidR="0021287F">
          <w:t>release the Applicant from all claims</w:t>
        </w:r>
      </w:ins>
      <w:r w:rsidRPr="005D3035">
        <w:t xml:space="preserve"> (whether known or unknown and whether arising now or in the future) relating to the matters </w:t>
      </w:r>
      <w:bookmarkEnd w:id="53"/>
      <w:bookmarkEnd w:id="54"/>
      <w:r w:rsidR="009B5289" w:rsidRPr="005D3035">
        <w:t>recited in this Deed</w:t>
      </w:r>
      <w:r w:rsidR="008278CC">
        <w:t>:</w:t>
      </w:r>
    </w:p>
    <w:p w14:paraId="2E49086B" w14:textId="3433EA68" w:rsidR="008278CC" w:rsidRDefault="008278CC" w:rsidP="008278CC">
      <w:pPr>
        <w:pStyle w:val="MEBasic3"/>
      </w:pPr>
      <w:r>
        <w:t xml:space="preserve">arising out of or in any way connected with the Reinstatement Application (including but not limited to any claim or complaint that Mr Shepherd may have in relation to loss of income, unpaid wages or other leave entitlements or any accrued benefits arising out of Mr Shepherd’s employment, breach of contract, general protections, discrimination or unfair contract, or any common law personal injury claim arising out of or in any way related to the Abandonment Process or Reinstatement Application, excluding any statutory claim under the </w:t>
      </w:r>
      <w:r>
        <w:rPr>
          <w:i/>
          <w:iCs/>
        </w:rPr>
        <w:t>Workers’ Compensation and Rehabilitation Act 2003</w:t>
      </w:r>
      <w:r>
        <w:t xml:space="preserve"> or any claim that cannot be excluded at law);</w:t>
      </w:r>
    </w:p>
    <w:p w14:paraId="692A781A" w14:textId="77777777" w:rsidR="0021287F" w:rsidRDefault="008278CC" w:rsidP="008278CC">
      <w:pPr>
        <w:pStyle w:val="MEBasic3"/>
        <w:rPr>
          <w:ins w:id="61" w:author="Zach Joubert" w:date="2024-12-09T13:20:00Z" w16du:dateUtc="2024-12-09T03:20:00Z"/>
        </w:rPr>
      </w:pPr>
      <w:r>
        <w:t xml:space="preserve">from any liability to pay to Mr Shepherd’s agents any money, cost or expense directly or indirectly arising from or incurred in respect of any such action, proceeding, claim or </w:t>
      </w:r>
      <w:proofErr w:type="gramStart"/>
      <w:r>
        <w:t>demand</w:t>
      </w:r>
      <w:ins w:id="62" w:author="Zach Joubert" w:date="2024-12-09T13:20:00Z" w16du:dateUtc="2024-12-09T03:20:00Z">
        <w:r w:rsidR="0021287F">
          <w:t>;</w:t>
        </w:r>
        <w:proofErr w:type="gramEnd"/>
      </w:ins>
    </w:p>
    <w:p w14:paraId="277493B1" w14:textId="758C2D41" w:rsidR="008278CC" w:rsidRDefault="0021287F" w:rsidP="008278CC">
      <w:pPr>
        <w:pStyle w:val="MEBasic3"/>
      </w:pPr>
      <w:ins w:id="63" w:author="Zach Joubert" w:date="2024-12-09T13:20:00Z" w16du:dateUtc="2024-12-09T03:20:00Z">
        <w:r>
          <w:t>arising out of or in any way connected to the Applicant’s alleged absenteeism or communication wi</w:t>
        </w:r>
      </w:ins>
      <w:ins w:id="64" w:author="Zach Joubert" w:date="2024-12-09T13:21:00Z" w16du:dateUtc="2024-12-09T03:21:00Z">
        <w:r>
          <w:t xml:space="preserve">th the Health Service regarding his absences from the workplace. </w:t>
        </w:r>
      </w:ins>
      <w:del w:id="65" w:author="Zach Joubert" w:date="2024-12-09T13:20:00Z" w16du:dateUtc="2024-12-09T03:20:00Z">
        <w:r w:rsidR="008278CC" w:rsidDel="0021287F">
          <w:delText xml:space="preserve">. </w:delText>
        </w:r>
      </w:del>
    </w:p>
    <w:p w14:paraId="17DDF62B" w14:textId="17FE5A15" w:rsidR="008278CC" w:rsidRPr="005D3035" w:rsidRDefault="008278CC" w:rsidP="008278CC">
      <w:pPr>
        <w:pStyle w:val="MEBasic1"/>
      </w:pPr>
      <w:r>
        <w:t xml:space="preserve">This deed may be pleaded as a bar to any action, proceeding, claim or demand whatsoever which may be brought at any time by </w:t>
      </w:r>
      <w:del w:id="66" w:author="Zach Joubert" w:date="2024-12-09T13:21:00Z" w16du:dateUtc="2024-12-09T03:21:00Z">
        <w:r w:rsidDel="0021287F">
          <w:delText>Mr Shepherd</w:delText>
        </w:r>
      </w:del>
      <w:ins w:id="67" w:author="Zach Joubert" w:date="2024-12-09T13:21:00Z" w16du:dateUtc="2024-12-09T03:21:00Z">
        <w:r w:rsidR="0021287F">
          <w:t>the Applicant or the Respondent</w:t>
        </w:r>
      </w:ins>
      <w:r>
        <w:t xml:space="preserve"> or any person claiming by, through or under the </w:t>
      </w:r>
      <w:del w:id="68" w:author="Zach Joubert" w:date="2024-12-09T13:21:00Z" w16du:dateUtc="2024-12-09T03:21:00Z">
        <w:r w:rsidDel="0021287F">
          <w:delText>Mr Shepherd</w:delText>
        </w:r>
      </w:del>
      <w:ins w:id="69" w:author="Zach Joubert" w:date="2024-12-09T13:21:00Z" w16du:dateUtc="2024-12-09T03:21:00Z">
        <w:r w:rsidR="0021287F">
          <w:t xml:space="preserve"> Applicant or the Respondent</w:t>
        </w:r>
      </w:ins>
      <w:r>
        <w:t xml:space="preserve">, in respect of any claim, damages or remedy against </w:t>
      </w:r>
      <w:ins w:id="70" w:author="Zach Joubert" w:date="2024-12-09T13:22:00Z" w16du:dateUtc="2024-12-09T03:22:00Z">
        <w:r w:rsidR="0021287F">
          <w:t xml:space="preserve">the Applicant or </w:t>
        </w:r>
      </w:ins>
      <w:r>
        <w:t>the Respondent (including the Respondent’s present and former officers, employees, servants, agents, successors and/or assigns), which by this Deed the parties have agreed to forego or surrender.</w:t>
      </w:r>
    </w:p>
    <w:p w14:paraId="72ACB9E9" w14:textId="086AF2AD" w:rsidR="0099570E" w:rsidRPr="0093770A" w:rsidRDefault="0099570E" w:rsidP="00A179A3">
      <w:pPr>
        <w:pStyle w:val="MEBasic1"/>
        <w:jc w:val="both"/>
      </w:pPr>
      <w:bookmarkStart w:id="71" w:name="_Ref70504499"/>
      <w:bookmarkEnd w:id="55"/>
      <w:bookmarkEnd w:id="56"/>
      <w:r w:rsidRPr="0093770A">
        <w:t xml:space="preserve">The </w:t>
      </w:r>
      <w:r w:rsidR="000635DF">
        <w:t>Applicant</w:t>
      </w:r>
      <w:r w:rsidRPr="0093770A">
        <w:t xml:space="preserve"> will</w:t>
      </w:r>
      <w:r w:rsidR="00A474E4" w:rsidRPr="0093770A">
        <w:t xml:space="preserve"> not make any adverse comment, publicly or otherwise, about any of the Beneficiaries </w:t>
      </w:r>
      <w:proofErr w:type="gramStart"/>
      <w:r w:rsidR="00A474E4" w:rsidRPr="0093770A">
        <w:t>in regard to</w:t>
      </w:r>
      <w:proofErr w:type="gramEnd"/>
      <w:r w:rsidR="00A474E4" w:rsidRPr="0093770A">
        <w:t xml:space="preserve"> this </w:t>
      </w:r>
      <w:r w:rsidR="00FF1ECA" w:rsidRPr="0093770A">
        <w:t>D</w:t>
      </w:r>
      <w:r w:rsidR="00A474E4" w:rsidRPr="0093770A">
        <w:t>eed</w:t>
      </w:r>
      <w:r w:rsidR="000635DF">
        <w:t xml:space="preserve"> or </w:t>
      </w:r>
      <w:r w:rsidR="000635DF" w:rsidRPr="005D3035">
        <w:t>relating to the matters recited in this Deed</w:t>
      </w:r>
      <w:r w:rsidR="00A474E4" w:rsidRPr="0093770A">
        <w:t>.</w:t>
      </w:r>
      <w:bookmarkEnd w:id="71"/>
      <w:r w:rsidR="00A474E4" w:rsidRPr="0093770A">
        <w:t xml:space="preserve"> </w:t>
      </w:r>
    </w:p>
    <w:p w14:paraId="3FD463BB" w14:textId="68B8E920" w:rsidR="00192203" w:rsidRPr="00122833" w:rsidRDefault="00192203" w:rsidP="00463A99">
      <w:pPr>
        <w:pStyle w:val="MEBasic1"/>
        <w:jc w:val="both"/>
      </w:pPr>
      <w:bookmarkStart w:id="72" w:name="_Ref69726574"/>
      <w:r w:rsidRPr="00122833">
        <w:t>The Health Service will use its best endeavours to ensure that no employee of the Health Service</w:t>
      </w:r>
      <w:r w:rsidR="00DB02C3" w:rsidRPr="00122833">
        <w:t xml:space="preserve"> (or its Beneficiaries)</w:t>
      </w:r>
      <w:r w:rsidRPr="00122833">
        <w:t xml:space="preserve"> make</w:t>
      </w:r>
      <w:r w:rsidR="00FD1D69" w:rsidRPr="00122833">
        <w:t>s</w:t>
      </w:r>
      <w:r w:rsidRPr="00122833">
        <w:t xml:space="preserve"> any adverse comment, publicly or otherwise, about the </w:t>
      </w:r>
      <w:r w:rsidR="000635DF">
        <w:t>Applicant</w:t>
      </w:r>
      <w:r w:rsidR="00EF5405" w:rsidRPr="00122833">
        <w:t xml:space="preserve"> </w:t>
      </w:r>
      <w:proofErr w:type="gramStart"/>
      <w:r w:rsidR="00EF5405" w:rsidRPr="00122833">
        <w:t xml:space="preserve">in regard </w:t>
      </w:r>
      <w:r w:rsidR="00EF5405" w:rsidRPr="005D3035">
        <w:t>to</w:t>
      </w:r>
      <w:proofErr w:type="gramEnd"/>
      <w:r w:rsidR="00EF5405" w:rsidRPr="005D3035">
        <w:t xml:space="preserve"> this </w:t>
      </w:r>
      <w:r w:rsidR="00DB02C3" w:rsidRPr="005D3035">
        <w:t>D</w:t>
      </w:r>
      <w:r w:rsidR="00EF5405" w:rsidRPr="005D3035">
        <w:t>eed</w:t>
      </w:r>
      <w:bookmarkEnd w:id="72"/>
      <w:r w:rsidR="008278CC">
        <w:t>.</w:t>
      </w:r>
    </w:p>
    <w:p w14:paraId="676515A8" w14:textId="70AF53EA" w:rsidR="00E53ACA" w:rsidRPr="00122833" w:rsidRDefault="00E53ACA" w:rsidP="00463A99">
      <w:pPr>
        <w:pStyle w:val="MEBasic1"/>
        <w:jc w:val="both"/>
      </w:pPr>
      <w:r w:rsidRPr="00122833">
        <w:lastRenderedPageBreak/>
        <w:t xml:space="preserve">The parties must keep this </w:t>
      </w:r>
      <w:r w:rsidR="00DB02C3" w:rsidRPr="00122833">
        <w:t>D</w:t>
      </w:r>
      <w:r w:rsidRPr="00122833">
        <w:t xml:space="preserve">eed and the settlement recorded in it strictly confidential except that they may disclose it as required by law; to enforce this </w:t>
      </w:r>
      <w:r w:rsidR="008F28C4" w:rsidRPr="00122833">
        <w:t>D</w:t>
      </w:r>
      <w:r w:rsidRPr="00122833">
        <w:t>eed; to obtain professional legal or accounting advice;</w:t>
      </w:r>
      <w:r w:rsidR="008F28C4" w:rsidRPr="00122833">
        <w:t xml:space="preserve"> with the prior written consent of the other Party;</w:t>
      </w:r>
      <w:r w:rsidRPr="00122833">
        <w:t xml:space="preserve"> or to the Australian Taxation Office</w:t>
      </w:r>
      <w:r w:rsidR="00D52273" w:rsidRPr="00122833">
        <w:t xml:space="preserve">; and in the case of the Health Service, </w:t>
      </w:r>
      <w:r w:rsidR="008F28C4" w:rsidRPr="00122833">
        <w:t xml:space="preserve">to the extent necessary </w:t>
      </w:r>
      <w:r w:rsidR="00D52273" w:rsidRPr="00122833">
        <w:t>in the ordinary course of business.</w:t>
      </w:r>
    </w:p>
    <w:p w14:paraId="2BFCAB2B" w14:textId="3D97FC60" w:rsidR="00E53ACA" w:rsidRPr="00122833" w:rsidRDefault="00E53ACA" w:rsidP="00463A99">
      <w:pPr>
        <w:pStyle w:val="MEBasic1"/>
        <w:jc w:val="both"/>
      </w:pPr>
      <w:r w:rsidRPr="00122833">
        <w:t xml:space="preserve">The </w:t>
      </w:r>
      <w:r w:rsidR="000635DF">
        <w:t>Applicant</w:t>
      </w:r>
      <w:r w:rsidRPr="00122833">
        <w:t xml:space="preserve"> warrants that he has read and understood this </w:t>
      </w:r>
      <w:r w:rsidR="007D4C43" w:rsidRPr="00122833">
        <w:t>D</w:t>
      </w:r>
      <w:r w:rsidRPr="00122833">
        <w:t xml:space="preserve">eed and has had the opportunity to receive independent legal advice about the terms and effect of this </w:t>
      </w:r>
      <w:r w:rsidR="002A2733" w:rsidRPr="00122833">
        <w:t>D</w:t>
      </w:r>
      <w:r w:rsidRPr="00122833">
        <w:t xml:space="preserve">eed. </w:t>
      </w:r>
    </w:p>
    <w:p w14:paraId="173F61FF" w14:textId="4EC71AAF" w:rsidR="00E53ACA" w:rsidRPr="00122833" w:rsidRDefault="00E53ACA" w:rsidP="00463A99">
      <w:pPr>
        <w:pStyle w:val="MEBasic1"/>
        <w:jc w:val="both"/>
      </w:pPr>
      <w:r w:rsidRPr="00122833">
        <w:t xml:space="preserve">The </w:t>
      </w:r>
      <w:r w:rsidR="000635DF">
        <w:t>Applicant</w:t>
      </w:r>
      <w:r w:rsidRPr="00122833">
        <w:t xml:space="preserve"> will comply with all ongoing obligations to the Health Service</w:t>
      </w:r>
      <w:r w:rsidR="000635DF">
        <w:t xml:space="preserve"> as </w:t>
      </w:r>
      <w:r w:rsidR="00175086">
        <w:t>had applied to the Employment</w:t>
      </w:r>
      <w:r w:rsidRPr="00122833">
        <w:t>.</w:t>
      </w:r>
    </w:p>
    <w:p w14:paraId="759F3126" w14:textId="2CBB06D9" w:rsidR="00AA78F1" w:rsidRPr="00122833" w:rsidRDefault="00AA78F1" w:rsidP="00463A99">
      <w:pPr>
        <w:pStyle w:val="MEBasic1"/>
        <w:jc w:val="both"/>
      </w:pPr>
      <w:r w:rsidRPr="00122833">
        <w:t xml:space="preserve">The </w:t>
      </w:r>
      <w:r w:rsidR="00D8499A">
        <w:t>Applicant</w:t>
      </w:r>
      <w:r w:rsidRPr="00122833">
        <w:t xml:space="preserve"> must execute all further documents required by the Health Service to give effect to this </w:t>
      </w:r>
      <w:r w:rsidR="007D4C43" w:rsidRPr="00122833">
        <w:t>D</w:t>
      </w:r>
      <w:r w:rsidRPr="00122833">
        <w:t>eed.</w:t>
      </w:r>
    </w:p>
    <w:p w14:paraId="772D83E0" w14:textId="7DC10BB2" w:rsidR="00AA78F1" w:rsidRPr="00122833" w:rsidRDefault="00AA78F1" w:rsidP="00463A99">
      <w:pPr>
        <w:pStyle w:val="MEBasic1"/>
        <w:jc w:val="both"/>
      </w:pPr>
      <w:r w:rsidRPr="00122833">
        <w:t xml:space="preserve">If this </w:t>
      </w:r>
      <w:r w:rsidR="007D4C43" w:rsidRPr="00122833">
        <w:t>D</w:t>
      </w:r>
      <w:r w:rsidRPr="00122833">
        <w:t xml:space="preserve">eed is marked 'Without Prejudice' then (despite these words) this </w:t>
      </w:r>
      <w:r w:rsidR="007D4C43" w:rsidRPr="00122833">
        <w:t>D</w:t>
      </w:r>
      <w:r w:rsidRPr="00122833">
        <w:t>eed will become an open and binding agreement when its terms are agreed by the parties.</w:t>
      </w:r>
    </w:p>
    <w:p w14:paraId="282918FE" w14:textId="535BC3E2" w:rsidR="00E53ACA" w:rsidRPr="00122833" w:rsidRDefault="00E53ACA" w:rsidP="00463A99">
      <w:pPr>
        <w:pStyle w:val="MEBasic1"/>
        <w:jc w:val="both"/>
      </w:pPr>
      <w:r w:rsidRPr="00122833">
        <w:t>Clause </w:t>
      </w:r>
      <w:r w:rsidR="008278CC">
        <w:t>7</w:t>
      </w:r>
      <w:r w:rsidR="00D52273" w:rsidRPr="00122833">
        <w:t xml:space="preserve"> </w:t>
      </w:r>
      <w:r w:rsidRPr="00122833">
        <w:t xml:space="preserve">also has effect as a deed poll given by the </w:t>
      </w:r>
      <w:r w:rsidR="00D8499A">
        <w:t>Applicant</w:t>
      </w:r>
      <w:r w:rsidRPr="00122833">
        <w:t xml:space="preserve"> in favour of the Beneficiaries.</w:t>
      </w:r>
    </w:p>
    <w:p w14:paraId="7FB34D96" w14:textId="1CD2EC49" w:rsidR="00530EBC" w:rsidRPr="00122833" w:rsidRDefault="00E53ACA" w:rsidP="00463A99">
      <w:pPr>
        <w:pStyle w:val="MEBasic1"/>
        <w:jc w:val="both"/>
      </w:pPr>
      <w:r w:rsidRPr="00122833">
        <w:t xml:space="preserve">In this </w:t>
      </w:r>
      <w:r w:rsidR="007D4C43" w:rsidRPr="00122833">
        <w:t>D</w:t>
      </w:r>
      <w:r w:rsidRPr="00122833">
        <w:t>eed</w:t>
      </w:r>
      <w:r w:rsidR="00530EBC" w:rsidRPr="00122833">
        <w:t>:</w:t>
      </w:r>
      <w:r w:rsidRPr="00122833">
        <w:t xml:space="preserve"> </w:t>
      </w:r>
    </w:p>
    <w:p w14:paraId="4BB0A269" w14:textId="1CB460D1" w:rsidR="00E53ACA" w:rsidRPr="00122833" w:rsidRDefault="00E53ACA" w:rsidP="001172A3">
      <w:pPr>
        <w:pStyle w:val="MEBasic1"/>
        <w:numPr>
          <w:ilvl w:val="0"/>
          <w:numId w:val="0"/>
        </w:numPr>
        <w:ind w:left="680"/>
        <w:jc w:val="both"/>
      </w:pPr>
      <w:r w:rsidRPr="00122833">
        <w:rPr>
          <w:b/>
        </w:rPr>
        <w:t>Beneficiaries</w:t>
      </w:r>
      <w:r w:rsidRPr="00122833">
        <w:t xml:space="preserve"> means:</w:t>
      </w:r>
    </w:p>
    <w:p w14:paraId="525383B0" w14:textId="77777777" w:rsidR="00E53ACA" w:rsidRPr="00122833" w:rsidRDefault="00E53ACA" w:rsidP="00463A99">
      <w:pPr>
        <w:pStyle w:val="MEBasic3"/>
        <w:jc w:val="both"/>
      </w:pPr>
      <w:r w:rsidRPr="00122833">
        <w:t xml:space="preserve">the Health </w:t>
      </w:r>
      <w:proofErr w:type="gramStart"/>
      <w:r w:rsidRPr="00122833">
        <w:t>Service;</w:t>
      </w:r>
      <w:proofErr w:type="gramEnd"/>
    </w:p>
    <w:p w14:paraId="68EFE634" w14:textId="4F876B89" w:rsidR="00E53ACA" w:rsidRPr="00122833" w:rsidRDefault="00E53ACA" w:rsidP="00463A99">
      <w:pPr>
        <w:pStyle w:val="MEBasic3"/>
        <w:jc w:val="both"/>
      </w:pPr>
      <w:r w:rsidRPr="00122833">
        <w:t xml:space="preserve">each other Hospital and Health Service and the Department of </w:t>
      </w:r>
      <w:proofErr w:type="gramStart"/>
      <w:r w:rsidRPr="00122833">
        <w:t>Health;</w:t>
      </w:r>
      <w:proofErr w:type="gramEnd"/>
      <w:r w:rsidRPr="00122833">
        <w:t xml:space="preserve"> </w:t>
      </w:r>
    </w:p>
    <w:p w14:paraId="565F4EFA" w14:textId="77777777" w:rsidR="00E53ACA" w:rsidRPr="00122833" w:rsidRDefault="00E53ACA" w:rsidP="00463A99">
      <w:pPr>
        <w:pStyle w:val="MEBasic3"/>
        <w:jc w:val="both"/>
      </w:pPr>
      <w:r w:rsidRPr="00122833">
        <w:t xml:space="preserve">the State of </w:t>
      </w:r>
      <w:proofErr w:type="gramStart"/>
      <w:r w:rsidRPr="00122833">
        <w:t>Queensland;</w:t>
      </w:r>
      <w:proofErr w:type="gramEnd"/>
    </w:p>
    <w:p w14:paraId="2165B0DA" w14:textId="77777777" w:rsidR="00E53ACA" w:rsidRPr="00122833" w:rsidRDefault="00E53ACA" w:rsidP="00463A99">
      <w:pPr>
        <w:pStyle w:val="MEBasic3"/>
        <w:jc w:val="both"/>
      </w:pPr>
      <w:r w:rsidRPr="00122833">
        <w:t xml:space="preserve">each of the related bodies corporate of the Health Service (as that term is used in the </w:t>
      </w:r>
      <w:r w:rsidRPr="00122833">
        <w:rPr>
          <w:i/>
        </w:rPr>
        <w:t>Corporations Act 2001</w:t>
      </w:r>
      <w:r w:rsidRPr="00122833">
        <w:t>) (</w:t>
      </w:r>
      <w:r w:rsidRPr="00122833">
        <w:rPr>
          <w:b/>
        </w:rPr>
        <w:t>RBC</w:t>
      </w:r>
      <w:r w:rsidRPr="00122833">
        <w:t>); and</w:t>
      </w:r>
    </w:p>
    <w:p w14:paraId="553E617A" w14:textId="77777777" w:rsidR="00E53ACA" w:rsidRPr="00122833" w:rsidRDefault="00E53ACA" w:rsidP="00463A99">
      <w:pPr>
        <w:pStyle w:val="MEBasic3"/>
        <w:jc w:val="both"/>
      </w:pPr>
      <w:r w:rsidRPr="00122833">
        <w:t>the current and former officers and employees of the Health Service and each RBC.</w:t>
      </w:r>
    </w:p>
    <w:p w14:paraId="576E710E" w14:textId="6AAC9AA6" w:rsidR="00530EBC" w:rsidRPr="00122833" w:rsidRDefault="0005021E" w:rsidP="001172A3">
      <w:pPr>
        <w:pStyle w:val="MEBasic2"/>
        <w:numPr>
          <w:ilvl w:val="0"/>
          <w:numId w:val="0"/>
        </w:numPr>
        <w:ind w:left="680"/>
      </w:pPr>
      <w:r w:rsidRPr="00122833">
        <w:rPr>
          <w:b/>
        </w:rPr>
        <w:t>Claim</w:t>
      </w:r>
      <w:r w:rsidRPr="00122833">
        <w:t xml:space="preserve"> means any present or future, actual or contingent, claim, cause of action, complaint, liability, all or any legal or other costs or expense that any person has or might have </w:t>
      </w:r>
      <w:proofErr w:type="gramStart"/>
      <w:r w:rsidRPr="00122833">
        <w:t>whether or not</w:t>
      </w:r>
      <w:proofErr w:type="gramEnd"/>
      <w:r w:rsidRPr="00122833">
        <w:t xml:space="preserve"> the facts, matters or circumstances giving rise to that Claim are known to that person or to any other person at the date of this Deed</w:t>
      </w:r>
      <w:r w:rsidR="007D4C43" w:rsidRPr="00122833">
        <w:t xml:space="preserve">. </w:t>
      </w:r>
    </w:p>
    <w:p w14:paraId="4EF2E600" w14:textId="449180B2" w:rsidR="00530EBC" w:rsidRPr="00122833" w:rsidRDefault="007D4C43" w:rsidP="001172A3">
      <w:pPr>
        <w:pStyle w:val="MEBasic2"/>
        <w:numPr>
          <w:ilvl w:val="0"/>
          <w:numId w:val="0"/>
        </w:numPr>
        <w:ind w:left="680"/>
      </w:pPr>
      <w:r w:rsidRPr="00122833">
        <w:rPr>
          <w:b/>
        </w:rPr>
        <w:t xml:space="preserve">Deed </w:t>
      </w:r>
      <w:r w:rsidRPr="00122833">
        <w:t xml:space="preserve">means this Deed of Release. </w:t>
      </w:r>
    </w:p>
    <w:p w14:paraId="552E6DB2" w14:textId="4FF6163E" w:rsidR="00E53ACA" w:rsidRPr="00122833" w:rsidRDefault="00E53ACA" w:rsidP="00463A99">
      <w:pPr>
        <w:pStyle w:val="MEBasic1"/>
        <w:jc w:val="both"/>
      </w:pPr>
      <w:r w:rsidRPr="00122833">
        <w:t xml:space="preserve">This </w:t>
      </w:r>
      <w:r w:rsidR="007D4C43" w:rsidRPr="00122833">
        <w:t>D</w:t>
      </w:r>
      <w:r w:rsidRPr="00122833">
        <w:t>eed may be executed in any number of counterparts.</w:t>
      </w:r>
      <w:r w:rsidR="002A2733" w:rsidRPr="00122833">
        <w:t xml:space="preserve"> All counterparts will be taken to constitute one instrument. </w:t>
      </w:r>
    </w:p>
    <w:p w14:paraId="5C7EEE7C" w14:textId="618D1FE1" w:rsidR="002A2733" w:rsidRPr="00122833" w:rsidRDefault="002A2733" w:rsidP="002A2733">
      <w:pPr>
        <w:pStyle w:val="MEBasic1"/>
      </w:pPr>
      <w:r w:rsidRPr="00122833">
        <w:t>This Deed constitutes the entire agreement of the Parties relating to this Deed. It supersedes all prior understandings, negotiations, agreements, written or oral, express or implied, in relation thereto.</w:t>
      </w:r>
    </w:p>
    <w:p w14:paraId="71332079" w14:textId="2EC033E6" w:rsidR="00F830D2" w:rsidRPr="00122833" w:rsidRDefault="00E53ACA" w:rsidP="00463A99">
      <w:pPr>
        <w:pStyle w:val="MEBasic1"/>
        <w:jc w:val="both"/>
      </w:pPr>
      <w:r w:rsidRPr="00122833">
        <w:t xml:space="preserve">This </w:t>
      </w:r>
      <w:r w:rsidR="007D4C43" w:rsidRPr="00122833">
        <w:t>D</w:t>
      </w:r>
      <w:r w:rsidRPr="00122833">
        <w:t>eed is governed by the law applicable, and the parties submit to the exclusive jurisdiction of the Courts, in Queensland.</w:t>
      </w:r>
      <w:bookmarkEnd w:id="3"/>
      <w:bookmarkEnd w:id="4"/>
    </w:p>
    <w:p w14:paraId="5171C7DA" w14:textId="77777777" w:rsidR="00F830D2" w:rsidRPr="00E760AE" w:rsidRDefault="00F830D2">
      <w:pPr>
        <w:rPr>
          <w:highlight w:val="yellow"/>
        </w:rPr>
      </w:pPr>
    </w:p>
    <w:p w14:paraId="150CE6D1" w14:textId="35F8B9E2" w:rsidR="00FE672E" w:rsidRPr="00122833" w:rsidRDefault="000A48B1">
      <w:pPr>
        <w:keepNext/>
      </w:pPr>
      <w:r w:rsidRPr="00E760AE">
        <w:rPr>
          <w:b/>
          <w:highlight w:val="yellow"/>
        </w:rPr>
        <w:br w:type="page"/>
      </w:r>
      <w:r w:rsidR="00A90D00" w:rsidRPr="00122833">
        <w:rPr>
          <w:b/>
        </w:rPr>
        <w:lastRenderedPageBreak/>
        <w:t>EXECUTED</w:t>
      </w:r>
      <w:r w:rsidR="00A90D00" w:rsidRPr="00122833">
        <w:t xml:space="preserve"> as a </w:t>
      </w:r>
      <w:r w:rsidR="000A3A94" w:rsidRPr="00122833">
        <w:t>D</w:t>
      </w:r>
      <w:r w:rsidR="00A90D00" w:rsidRPr="00122833">
        <w:t>eed</w:t>
      </w:r>
      <w:r w:rsidR="000A3A94" w:rsidRPr="00122833">
        <w:t xml:space="preserve"> of Release</w:t>
      </w:r>
    </w:p>
    <w:p w14:paraId="2AFF93A1" w14:textId="77777777" w:rsidR="00D27389" w:rsidRPr="00122833" w:rsidRDefault="00D27389" w:rsidP="00D27389"/>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03"/>
        <w:gridCol w:w="459"/>
        <w:gridCol w:w="4394"/>
      </w:tblGrid>
      <w:tr w:rsidR="00D27389" w:rsidRPr="00122833" w14:paraId="6B8C9CE4" w14:textId="77777777" w:rsidTr="00170F12">
        <w:tc>
          <w:tcPr>
            <w:tcW w:w="4503" w:type="dxa"/>
          </w:tcPr>
          <w:p w14:paraId="29CF47B4" w14:textId="5E55748B" w:rsidR="00D27389" w:rsidRPr="00122833" w:rsidRDefault="000A3A94" w:rsidP="00B01F77">
            <w:pPr>
              <w:keepNext/>
              <w:spacing w:after="0" w:line="240" w:lineRule="auto"/>
            </w:pPr>
            <w:r w:rsidRPr="00122833">
              <w:rPr>
                <w:b/>
              </w:rPr>
              <w:t>Signed, sealed and delivered</w:t>
            </w:r>
            <w:r w:rsidRPr="00122833">
              <w:t xml:space="preserve"> </w:t>
            </w:r>
            <w:r w:rsidR="00D27389" w:rsidRPr="00122833">
              <w:t>by</w:t>
            </w:r>
            <w:r w:rsidR="003B48CC" w:rsidRPr="00122833">
              <w:t xml:space="preserve"> </w:t>
            </w:r>
            <w:r w:rsidR="00175086">
              <w:t xml:space="preserve">Mr Cory Shepherd </w:t>
            </w:r>
            <w:r w:rsidR="00D27389" w:rsidRPr="00122833">
              <w:t>in the presence of</w:t>
            </w:r>
          </w:p>
        </w:tc>
        <w:tc>
          <w:tcPr>
            <w:tcW w:w="459" w:type="dxa"/>
          </w:tcPr>
          <w:p w14:paraId="0FFE916C" w14:textId="77777777" w:rsidR="00D27389" w:rsidRPr="00122833" w:rsidRDefault="00D27389" w:rsidP="00170F12">
            <w:pPr>
              <w:keepNext/>
              <w:spacing w:after="0" w:line="240" w:lineRule="auto"/>
            </w:pPr>
          </w:p>
        </w:tc>
        <w:tc>
          <w:tcPr>
            <w:tcW w:w="4394" w:type="dxa"/>
          </w:tcPr>
          <w:p w14:paraId="341D8539" w14:textId="77777777" w:rsidR="00D27389" w:rsidRPr="00122833" w:rsidRDefault="00D27389" w:rsidP="00170F12">
            <w:pPr>
              <w:keepNext/>
              <w:spacing w:after="0" w:line="240" w:lineRule="auto"/>
            </w:pPr>
          </w:p>
        </w:tc>
      </w:tr>
      <w:tr w:rsidR="00D27389" w:rsidRPr="00E760AE" w14:paraId="0C517B7D" w14:textId="77777777" w:rsidTr="00170F12">
        <w:tc>
          <w:tcPr>
            <w:tcW w:w="4503" w:type="dxa"/>
          </w:tcPr>
          <w:p w14:paraId="0C6BD815" w14:textId="77777777" w:rsidR="00D27389" w:rsidRPr="00E760AE" w:rsidRDefault="00D27389" w:rsidP="00170F12">
            <w:pPr>
              <w:keepNext/>
              <w:spacing w:after="0" w:line="240" w:lineRule="auto"/>
              <w:rPr>
                <w:highlight w:val="yellow"/>
              </w:rPr>
            </w:pPr>
          </w:p>
        </w:tc>
        <w:tc>
          <w:tcPr>
            <w:tcW w:w="459" w:type="dxa"/>
          </w:tcPr>
          <w:p w14:paraId="204D5DD8" w14:textId="77777777" w:rsidR="00D27389" w:rsidRPr="00E760AE" w:rsidRDefault="00D27389" w:rsidP="00170F12">
            <w:pPr>
              <w:keepNext/>
              <w:spacing w:after="0" w:line="240" w:lineRule="auto"/>
              <w:rPr>
                <w:highlight w:val="yellow"/>
              </w:rPr>
            </w:pPr>
          </w:p>
        </w:tc>
        <w:tc>
          <w:tcPr>
            <w:tcW w:w="4394" w:type="dxa"/>
          </w:tcPr>
          <w:p w14:paraId="5315F47F" w14:textId="77777777" w:rsidR="00D27389" w:rsidRPr="00E760AE" w:rsidRDefault="00D27389" w:rsidP="00170F12">
            <w:pPr>
              <w:keepNext/>
              <w:spacing w:after="0" w:line="240" w:lineRule="auto"/>
              <w:rPr>
                <w:highlight w:val="yellow"/>
              </w:rPr>
            </w:pPr>
          </w:p>
        </w:tc>
      </w:tr>
      <w:tr w:rsidR="00D27389" w:rsidRPr="00E760AE" w14:paraId="08147E25" w14:textId="77777777" w:rsidTr="00170F12">
        <w:trPr>
          <w:trHeight w:hRule="exact" w:val="482"/>
        </w:trPr>
        <w:tc>
          <w:tcPr>
            <w:tcW w:w="4503" w:type="dxa"/>
            <w:tcBorders>
              <w:left w:val="single" w:sz="4" w:space="0" w:color="808080" w:themeColor="background1" w:themeShade="80"/>
              <w:bottom w:val="single" w:sz="4" w:space="0" w:color="808080" w:themeColor="background1" w:themeShade="80"/>
            </w:tcBorders>
            <w:vAlign w:val="bottom"/>
          </w:tcPr>
          <w:p w14:paraId="2CFB2B99" w14:textId="77777777" w:rsidR="00D27389" w:rsidRPr="00E760AE" w:rsidRDefault="00D27389" w:rsidP="00170F12">
            <w:pPr>
              <w:keepNext/>
              <w:spacing w:after="0" w:line="240" w:lineRule="auto"/>
              <w:rPr>
                <w:highlight w:val="yellow"/>
              </w:rPr>
            </w:pPr>
          </w:p>
        </w:tc>
        <w:tc>
          <w:tcPr>
            <w:tcW w:w="459" w:type="dxa"/>
            <w:tcBorders>
              <w:right w:val="single" w:sz="4" w:space="0" w:color="808080" w:themeColor="background1" w:themeShade="80"/>
            </w:tcBorders>
            <w:vAlign w:val="bottom"/>
          </w:tcPr>
          <w:p w14:paraId="3AC46778" w14:textId="77777777" w:rsidR="00D27389" w:rsidRPr="00E760AE" w:rsidRDefault="00D27389" w:rsidP="00170F12">
            <w:pPr>
              <w:keepNext/>
              <w:spacing w:after="0" w:line="240" w:lineRule="auto"/>
              <w:rPr>
                <w:highlight w:val="yellow"/>
              </w:rPr>
            </w:pPr>
          </w:p>
        </w:tc>
        <w:tc>
          <w:tcPr>
            <w:tcW w:w="4394" w:type="dxa"/>
            <w:tcBorders>
              <w:left w:val="single" w:sz="4" w:space="0" w:color="808080" w:themeColor="background1" w:themeShade="80"/>
              <w:bottom w:val="single" w:sz="4" w:space="0" w:color="808080" w:themeColor="background1" w:themeShade="80"/>
            </w:tcBorders>
            <w:vAlign w:val="bottom"/>
          </w:tcPr>
          <w:p w14:paraId="1BC24D19" w14:textId="77777777" w:rsidR="00D27389" w:rsidRPr="00E760AE" w:rsidRDefault="00D27389" w:rsidP="00170F12">
            <w:pPr>
              <w:keepNext/>
              <w:spacing w:after="0" w:line="240" w:lineRule="auto"/>
              <w:rPr>
                <w:highlight w:val="yellow"/>
              </w:rPr>
            </w:pPr>
          </w:p>
        </w:tc>
      </w:tr>
      <w:tr w:rsidR="00D27389" w:rsidRPr="00E760AE" w14:paraId="7D774AF4" w14:textId="77777777" w:rsidTr="00170F12">
        <w:trPr>
          <w:trHeight w:val="567"/>
        </w:trPr>
        <w:tc>
          <w:tcPr>
            <w:tcW w:w="4503" w:type="dxa"/>
            <w:tcBorders>
              <w:top w:val="single" w:sz="4" w:space="0" w:color="808080" w:themeColor="background1" w:themeShade="80"/>
            </w:tcBorders>
          </w:tcPr>
          <w:p w14:paraId="1537FE8D" w14:textId="77777777" w:rsidR="00D27389" w:rsidRPr="00122833" w:rsidRDefault="00D27389" w:rsidP="00170F12">
            <w:pPr>
              <w:keepNext/>
              <w:spacing w:before="60" w:after="0" w:line="240" w:lineRule="auto"/>
              <w:rPr>
                <w:sz w:val="16"/>
                <w:szCs w:val="16"/>
              </w:rPr>
            </w:pPr>
            <w:r w:rsidRPr="00122833">
              <w:rPr>
                <w:sz w:val="16"/>
                <w:szCs w:val="16"/>
              </w:rPr>
              <w:t>Signature of witness</w:t>
            </w:r>
          </w:p>
        </w:tc>
        <w:tc>
          <w:tcPr>
            <w:tcW w:w="459" w:type="dxa"/>
          </w:tcPr>
          <w:p w14:paraId="202D280A" w14:textId="77777777" w:rsidR="00D27389" w:rsidRPr="00122833" w:rsidRDefault="00D27389" w:rsidP="00170F12">
            <w:pPr>
              <w:keepNext/>
              <w:spacing w:before="60" w:after="0" w:line="240" w:lineRule="auto"/>
              <w:rPr>
                <w:sz w:val="16"/>
                <w:szCs w:val="16"/>
              </w:rPr>
            </w:pPr>
          </w:p>
        </w:tc>
        <w:tc>
          <w:tcPr>
            <w:tcW w:w="4394" w:type="dxa"/>
            <w:tcBorders>
              <w:top w:val="single" w:sz="4" w:space="0" w:color="808080" w:themeColor="background1" w:themeShade="80"/>
            </w:tcBorders>
          </w:tcPr>
          <w:p w14:paraId="7F65BFAD" w14:textId="287CF5BD" w:rsidR="00D27389" w:rsidRPr="00122833" w:rsidRDefault="00175086" w:rsidP="00170F12">
            <w:pPr>
              <w:keepNext/>
              <w:spacing w:before="60" w:after="0" w:line="240" w:lineRule="auto"/>
              <w:rPr>
                <w:sz w:val="16"/>
                <w:szCs w:val="16"/>
              </w:rPr>
            </w:pPr>
            <w:r>
              <w:rPr>
                <w:sz w:val="16"/>
                <w:szCs w:val="16"/>
              </w:rPr>
              <w:t>Mr Cory Shepherd</w:t>
            </w:r>
          </w:p>
        </w:tc>
      </w:tr>
      <w:tr w:rsidR="00D27389" w:rsidRPr="00E760AE" w14:paraId="7EEB694F" w14:textId="77777777" w:rsidTr="00170F12">
        <w:trPr>
          <w:trHeight w:hRule="exact" w:val="482"/>
        </w:trPr>
        <w:tc>
          <w:tcPr>
            <w:tcW w:w="4503" w:type="dxa"/>
            <w:tcBorders>
              <w:left w:val="single" w:sz="4" w:space="0" w:color="808080" w:themeColor="background1" w:themeShade="80"/>
              <w:bottom w:val="single" w:sz="4" w:space="0" w:color="808080" w:themeColor="background1" w:themeShade="80"/>
            </w:tcBorders>
            <w:vAlign w:val="bottom"/>
          </w:tcPr>
          <w:p w14:paraId="64835D43" w14:textId="77777777" w:rsidR="00D27389" w:rsidRPr="00122833" w:rsidRDefault="00D27389" w:rsidP="00170F12">
            <w:pPr>
              <w:keepNext/>
              <w:spacing w:after="0" w:line="240" w:lineRule="auto"/>
            </w:pPr>
          </w:p>
        </w:tc>
        <w:tc>
          <w:tcPr>
            <w:tcW w:w="459" w:type="dxa"/>
            <w:vAlign w:val="bottom"/>
          </w:tcPr>
          <w:p w14:paraId="1E9DBF77" w14:textId="77777777" w:rsidR="00D27389" w:rsidRPr="00122833" w:rsidRDefault="00D27389" w:rsidP="00170F12">
            <w:pPr>
              <w:keepNext/>
              <w:spacing w:after="0" w:line="240" w:lineRule="auto"/>
            </w:pPr>
          </w:p>
        </w:tc>
        <w:tc>
          <w:tcPr>
            <w:tcW w:w="4394" w:type="dxa"/>
            <w:tcBorders>
              <w:bottom w:val="single" w:sz="4" w:space="0" w:color="auto"/>
            </w:tcBorders>
            <w:vAlign w:val="bottom"/>
          </w:tcPr>
          <w:p w14:paraId="24C6EFD4" w14:textId="77777777" w:rsidR="00D27389" w:rsidRPr="00122833" w:rsidRDefault="00D27389" w:rsidP="00170F12">
            <w:pPr>
              <w:keepNext/>
              <w:spacing w:after="0" w:line="240" w:lineRule="auto"/>
            </w:pPr>
          </w:p>
        </w:tc>
      </w:tr>
      <w:tr w:rsidR="00D27389" w:rsidRPr="00E760AE" w14:paraId="369B7793" w14:textId="77777777" w:rsidTr="00170F12">
        <w:tc>
          <w:tcPr>
            <w:tcW w:w="4503" w:type="dxa"/>
            <w:tcBorders>
              <w:top w:val="single" w:sz="4" w:space="0" w:color="808080" w:themeColor="background1" w:themeShade="80"/>
            </w:tcBorders>
          </w:tcPr>
          <w:p w14:paraId="2833FEFA" w14:textId="77777777" w:rsidR="00D27389" w:rsidRPr="00122833" w:rsidRDefault="00D27389" w:rsidP="00170F12">
            <w:pPr>
              <w:keepNext/>
              <w:spacing w:before="60" w:after="0" w:line="240" w:lineRule="auto"/>
              <w:rPr>
                <w:sz w:val="16"/>
                <w:szCs w:val="16"/>
              </w:rPr>
            </w:pPr>
            <w:r w:rsidRPr="00122833">
              <w:rPr>
                <w:sz w:val="16"/>
                <w:szCs w:val="16"/>
              </w:rPr>
              <w:t>Name of witness (print)</w:t>
            </w:r>
          </w:p>
        </w:tc>
        <w:tc>
          <w:tcPr>
            <w:tcW w:w="459" w:type="dxa"/>
          </w:tcPr>
          <w:p w14:paraId="6DC97949" w14:textId="77777777" w:rsidR="00D27389" w:rsidRPr="00122833" w:rsidRDefault="00D27389" w:rsidP="00170F12">
            <w:pPr>
              <w:keepNext/>
              <w:spacing w:before="60" w:after="0" w:line="240" w:lineRule="auto"/>
              <w:rPr>
                <w:sz w:val="16"/>
                <w:szCs w:val="16"/>
              </w:rPr>
            </w:pPr>
          </w:p>
        </w:tc>
        <w:tc>
          <w:tcPr>
            <w:tcW w:w="4394" w:type="dxa"/>
            <w:tcBorders>
              <w:top w:val="single" w:sz="4" w:space="0" w:color="auto"/>
            </w:tcBorders>
          </w:tcPr>
          <w:p w14:paraId="653ED5C3" w14:textId="77777777" w:rsidR="00D27389" w:rsidRPr="00122833" w:rsidRDefault="00D27389" w:rsidP="00170F12">
            <w:pPr>
              <w:keepNext/>
              <w:spacing w:before="60" w:after="0" w:line="240" w:lineRule="auto"/>
              <w:rPr>
                <w:sz w:val="16"/>
                <w:szCs w:val="16"/>
              </w:rPr>
            </w:pPr>
            <w:r w:rsidRPr="00122833">
              <w:rPr>
                <w:sz w:val="16"/>
                <w:szCs w:val="16"/>
              </w:rPr>
              <w:t>Date</w:t>
            </w:r>
          </w:p>
        </w:tc>
      </w:tr>
    </w:tbl>
    <w:p w14:paraId="05472529" w14:textId="77777777" w:rsidR="005829B4" w:rsidRPr="00E760AE" w:rsidRDefault="005829B4" w:rsidP="00D27389">
      <w:pPr>
        <w:rPr>
          <w:highlight w:val="yellow"/>
        </w:rPr>
      </w:pPr>
    </w:p>
    <w:p w14:paraId="156958CF" w14:textId="77777777" w:rsidR="005829B4" w:rsidRPr="00E760AE" w:rsidRDefault="005829B4" w:rsidP="00D27389">
      <w:pPr>
        <w:rPr>
          <w:highlight w:val="yellow"/>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03"/>
        <w:gridCol w:w="459"/>
        <w:gridCol w:w="4394"/>
      </w:tblGrid>
      <w:tr w:rsidR="00D27389" w:rsidRPr="00122833" w14:paraId="109BBC46" w14:textId="77777777" w:rsidTr="00170F12">
        <w:tc>
          <w:tcPr>
            <w:tcW w:w="4503" w:type="dxa"/>
          </w:tcPr>
          <w:p w14:paraId="0580B88C" w14:textId="0A6ABF13" w:rsidR="00D27389" w:rsidRPr="00122833" w:rsidRDefault="00D27389" w:rsidP="000A3A94">
            <w:pPr>
              <w:keepNext/>
              <w:spacing w:after="0" w:line="240" w:lineRule="auto"/>
            </w:pPr>
            <w:r w:rsidRPr="00122833">
              <w:rPr>
                <w:b/>
              </w:rPr>
              <w:t>Signed for</w:t>
            </w:r>
            <w:r w:rsidRPr="00122833">
              <w:t xml:space="preserve"> </w:t>
            </w:r>
            <w:r w:rsidR="005829B4" w:rsidRPr="00122833">
              <w:t>Metro South</w:t>
            </w:r>
            <w:r w:rsidRPr="00122833">
              <w:t xml:space="preserve"> Hospital and Health Service by </w:t>
            </w:r>
            <w:r w:rsidR="000A3A94" w:rsidRPr="00122833">
              <w:t xml:space="preserve">its duly </w:t>
            </w:r>
            <w:r w:rsidRPr="00122833">
              <w:t>authorised officer in the presence of</w:t>
            </w:r>
          </w:p>
        </w:tc>
        <w:tc>
          <w:tcPr>
            <w:tcW w:w="459" w:type="dxa"/>
          </w:tcPr>
          <w:p w14:paraId="363480F1" w14:textId="77777777" w:rsidR="00D27389" w:rsidRPr="00122833" w:rsidRDefault="00D27389" w:rsidP="00170F12">
            <w:pPr>
              <w:keepNext/>
              <w:spacing w:after="0" w:line="240" w:lineRule="auto"/>
            </w:pPr>
          </w:p>
        </w:tc>
        <w:tc>
          <w:tcPr>
            <w:tcW w:w="4394" w:type="dxa"/>
          </w:tcPr>
          <w:p w14:paraId="17436C3A" w14:textId="77777777" w:rsidR="00D27389" w:rsidRPr="00122833" w:rsidRDefault="00D27389" w:rsidP="00170F12">
            <w:pPr>
              <w:keepNext/>
              <w:spacing w:after="0" w:line="240" w:lineRule="auto"/>
            </w:pPr>
          </w:p>
        </w:tc>
      </w:tr>
      <w:tr w:rsidR="00D27389" w:rsidRPr="00122833" w14:paraId="58F1FB86" w14:textId="77777777" w:rsidTr="00170F12">
        <w:trPr>
          <w:trHeight w:hRule="exact" w:val="482"/>
        </w:trPr>
        <w:tc>
          <w:tcPr>
            <w:tcW w:w="4503" w:type="dxa"/>
            <w:vAlign w:val="bottom"/>
          </w:tcPr>
          <w:p w14:paraId="41927CAE" w14:textId="77777777" w:rsidR="00D27389" w:rsidRPr="00122833" w:rsidRDefault="00D27389" w:rsidP="00170F12">
            <w:pPr>
              <w:keepNext/>
              <w:spacing w:after="0" w:line="240" w:lineRule="auto"/>
            </w:pPr>
          </w:p>
        </w:tc>
        <w:tc>
          <w:tcPr>
            <w:tcW w:w="459" w:type="dxa"/>
            <w:tcBorders>
              <w:right w:val="single" w:sz="4" w:space="0" w:color="808080" w:themeColor="background1" w:themeShade="80"/>
            </w:tcBorders>
            <w:vAlign w:val="bottom"/>
          </w:tcPr>
          <w:p w14:paraId="2BC60258" w14:textId="77777777" w:rsidR="00D27389" w:rsidRPr="00122833" w:rsidRDefault="00D27389" w:rsidP="00170F12">
            <w:pPr>
              <w:keepNext/>
              <w:spacing w:after="0" w:line="240" w:lineRule="auto"/>
            </w:pPr>
          </w:p>
        </w:tc>
        <w:tc>
          <w:tcPr>
            <w:tcW w:w="4394" w:type="dxa"/>
            <w:tcBorders>
              <w:left w:val="single" w:sz="4" w:space="0" w:color="808080" w:themeColor="background1" w:themeShade="80"/>
              <w:bottom w:val="single" w:sz="4" w:space="0" w:color="808080" w:themeColor="background1" w:themeShade="80"/>
            </w:tcBorders>
            <w:vAlign w:val="bottom"/>
          </w:tcPr>
          <w:p w14:paraId="6654A95B" w14:textId="77777777" w:rsidR="00D27389" w:rsidRPr="00122833" w:rsidRDefault="00D27389" w:rsidP="00170F12">
            <w:pPr>
              <w:keepNext/>
              <w:spacing w:after="0" w:line="240" w:lineRule="auto"/>
            </w:pPr>
          </w:p>
        </w:tc>
      </w:tr>
      <w:tr w:rsidR="00D27389" w:rsidRPr="00122833" w14:paraId="2A50FDAB" w14:textId="77777777" w:rsidTr="00170F12">
        <w:trPr>
          <w:trHeight w:val="567"/>
        </w:trPr>
        <w:tc>
          <w:tcPr>
            <w:tcW w:w="4503" w:type="dxa"/>
          </w:tcPr>
          <w:p w14:paraId="564B19FF" w14:textId="77777777" w:rsidR="00D27389" w:rsidRPr="00122833" w:rsidRDefault="00D27389" w:rsidP="00170F12">
            <w:pPr>
              <w:keepNext/>
              <w:spacing w:before="60" w:after="0" w:line="240" w:lineRule="auto"/>
              <w:rPr>
                <w:sz w:val="16"/>
                <w:szCs w:val="16"/>
              </w:rPr>
            </w:pPr>
          </w:p>
        </w:tc>
        <w:tc>
          <w:tcPr>
            <w:tcW w:w="459" w:type="dxa"/>
          </w:tcPr>
          <w:p w14:paraId="1A312F12" w14:textId="77777777" w:rsidR="00D27389" w:rsidRPr="00122833" w:rsidRDefault="00D27389" w:rsidP="00170F12">
            <w:pPr>
              <w:keepNext/>
              <w:spacing w:before="60" w:after="0" w:line="240" w:lineRule="auto"/>
              <w:rPr>
                <w:sz w:val="16"/>
                <w:szCs w:val="16"/>
              </w:rPr>
            </w:pPr>
          </w:p>
        </w:tc>
        <w:tc>
          <w:tcPr>
            <w:tcW w:w="4394" w:type="dxa"/>
            <w:tcBorders>
              <w:top w:val="single" w:sz="4" w:space="0" w:color="808080" w:themeColor="background1" w:themeShade="80"/>
            </w:tcBorders>
          </w:tcPr>
          <w:p w14:paraId="6BE77A70" w14:textId="77777777" w:rsidR="00D27389" w:rsidRPr="00122833" w:rsidRDefault="00D27389" w:rsidP="00170F12">
            <w:pPr>
              <w:keepNext/>
              <w:spacing w:before="60" w:after="0" w:line="240" w:lineRule="auto"/>
              <w:rPr>
                <w:sz w:val="16"/>
                <w:szCs w:val="16"/>
              </w:rPr>
            </w:pPr>
            <w:r w:rsidRPr="00122833">
              <w:rPr>
                <w:sz w:val="16"/>
                <w:szCs w:val="16"/>
              </w:rPr>
              <w:t>Signature of officer</w:t>
            </w:r>
          </w:p>
        </w:tc>
      </w:tr>
      <w:tr w:rsidR="00D27389" w:rsidRPr="00122833" w14:paraId="67214398" w14:textId="77777777" w:rsidTr="00170F12">
        <w:trPr>
          <w:trHeight w:hRule="exact" w:val="482"/>
        </w:trPr>
        <w:tc>
          <w:tcPr>
            <w:tcW w:w="4503" w:type="dxa"/>
            <w:tcBorders>
              <w:left w:val="single" w:sz="4" w:space="0" w:color="808080" w:themeColor="background1" w:themeShade="80"/>
              <w:bottom w:val="single" w:sz="4" w:space="0" w:color="808080" w:themeColor="background1" w:themeShade="80"/>
            </w:tcBorders>
            <w:vAlign w:val="bottom"/>
          </w:tcPr>
          <w:p w14:paraId="00206104" w14:textId="77777777" w:rsidR="00D27389" w:rsidRPr="00122833" w:rsidRDefault="00D27389" w:rsidP="00170F12">
            <w:pPr>
              <w:keepNext/>
              <w:spacing w:after="0" w:line="240" w:lineRule="auto"/>
            </w:pPr>
          </w:p>
        </w:tc>
        <w:tc>
          <w:tcPr>
            <w:tcW w:w="459" w:type="dxa"/>
            <w:tcBorders>
              <w:right w:val="single" w:sz="4" w:space="0" w:color="808080" w:themeColor="background1" w:themeShade="80"/>
            </w:tcBorders>
            <w:vAlign w:val="bottom"/>
          </w:tcPr>
          <w:p w14:paraId="75368C66" w14:textId="77777777" w:rsidR="00D27389" w:rsidRPr="00122833" w:rsidRDefault="00D27389" w:rsidP="00170F12">
            <w:pPr>
              <w:keepNext/>
              <w:spacing w:after="0" w:line="240" w:lineRule="auto"/>
            </w:pPr>
          </w:p>
        </w:tc>
        <w:tc>
          <w:tcPr>
            <w:tcW w:w="4394" w:type="dxa"/>
            <w:tcBorders>
              <w:left w:val="single" w:sz="4" w:space="0" w:color="808080" w:themeColor="background1" w:themeShade="80"/>
              <w:bottom w:val="single" w:sz="4" w:space="0" w:color="808080" w:themeColor="background1" w:themeShade="80"/>
            </w:tcBorders>
            <w:vAlign w:val="bottom"/>
          </w:tcPr>
          <w:p w14:paraId="48B51CDE" w14:textId="77777777" w:rsidR="00D27389" w:rsidRPr="00122833" w:rsidRDefault="00D27389" w:rsidP="00170F12">
            <w:pPr>
              <w:keepNext/>
              <w:spacing w:after="0" w:line="240" w:lineRule="auto"/>
            </w:pPr>
          </w:p>
        </w:tc>
      </w:tr>
      <w:tr w:rsidR="00D27389" w:rsidRPr="00122833" w14:paraId="1BCD1ACE" w14:textId="77777777" w:rsidTr="00170F12">
        <w:trPr>
          <w:trHeight w:val="567"/>
        </w:trPr>
        <w:tc>
          <w:tcPr>
            <w:tcW w:w="4503" w:type="dxa"/>
            <w:tcBorders>
              <w:top w:val="single" w:sz="4" w:space="0" w:color="808080" w:themeColor="background1" w:themeShade="80"/>
            </w:tcBorders>
          </w:tcPr>
          <w:p w14:paraId="022AFAFC" w14:textId="77777777" w:rsidR="00D27389" w:rsidRPr="00122833" w:rsidRDefault="00D27389" w:rsidP="00170F12">
            <w:pPr>
              <w:keepNext/>
              <w:spacing w:before="60" w:after="0" w:line="240" w:lineRule="auto"/>
              <w:rPr>
                <w:sz w:val="16"/>
                <w:szCs w:val="16"/>
              </w:rPr>
            </w:pPr>
            <w:r w:rsidRPr="00122833">
              <w:rPr>
                <w:sz w:val="16"/>
                <w:szCs w:val="16"/>
              </w:rPr>
              <w:t>Signature of witness</w:t>
            </w:r>
          </w:p>
        </w:tc>
        <w:tc>
          <w:tcPr>
            <w:tcW w:w="459" w:type="dxa"/>
          </w:tcPr>
          <w:p w14:paraId="45EB4414" w14:textId="77777777" w:rsidR="00D27389" w:rsidRPr="00122833" w:rsidRDefault="00D27389" w:rsidP="00170F12">
            <w:pPr>
              <w:keepNext/>
              <w:spacing w:before="60" w:after="0" w:line="240" w:lineRule="auto"/>
              <w:rPr>
                <w:sz w:val="16"/>
                <w:szCs w:val="16"/>
              </w:rPr>
            </w:pPr>
          </w:p>
        </w:tc>
        <w:tc>
          <w:tcPr>
            <w:tcW w:w="4394" w:type="dxa"/>
            <w:tcBorders>
              <w:top w:val="single" w:sz="4" w:space="0" w:color="808080" w:themeColor="background1" w:themeShade="80"/>
            </w:tcBorders>
          </w:tcPr>
          <w:p w14:paraId="6D9F8563" w14:textId="163B5582" w:rsidR="00D27389" w:rsidRPr="00122833" w:rsidRDefault="007A0DE0" w:rsidP="00170F12">
            <w:pPr>
              <w:keepNext/>
              <w:spacing w:before="60" w:after="0" w:line="240" w:lineRule="auto"/>
              <w:rPr>
                <w:sz w:val="16"/>
                <w:szCs w:val="16"/>
              </w:rPr>
            </w:pPr>
            <w:r>
              <w:rPr>
                <w:sz w:val="16"/>
                <w:szCs w:val="16"/>
              </w:rPr>
              <w:t xml:space="preserve">Noelle Cridland </w:t>
            </w:r>
          </w:p>
        </w:tc>
      </w:tr>
      <w:tr w:rsidR="00D27389" w:rsidRPr="00122833" w14:paraId="21616654" w14:textId="77777777" w:rsidTr="00170F12">
        <w:trPr>
          <w:trHeight w:hRule="exact" w:val="482"/>
        </w:trPr>
        <w:tc>
          <w:tcPr>
            <w:tcW w:w="4503" w:type="dxa"/>
            <w:tcBorders>
              <w:left w:val="single" w:sz="4" w:space="0" w:color="808080" w:themeColor="background1" w:themeShade="80"/>
              <w:bottom w:val="single" w:sz="4" w:space="0" w:color="808080" w:themeColor="background1" w:themeShade="80"/>
            </w:tcBorders>
            <w:vAlign w:val="bottom"/>
          </w:tcPr>
          <w:p w14:paraId="268A23C9" w14:textId="77777777" w:rsidR="00D27389" w:rsidRPr="00122833" w:rsidRDefault="00D27389" w:rsidP="00170F12">
            <w:pPr>
              <w:keepNext/>
              <w:spacing w:after="0" w:line="240" w:lineRule="auto"/>
            </w:pPr>
          </w:p>
        </w:tc>
        <w:tc>
          <w:tcPr>
            <w:tcW w:w="459" w:type="dxa"/>
            <w:tcBorders>
              <w:right w:val="single" w:sz="4" w:space="0" w:color="808080" w:themeColor="background1" w:themeShade="80"/>
            </w:tcBorders>
            <w:vAlign w:val="bottom"/>
          </w:tcPr>
          <w:p w14:paraId="1C8B8C6C" w14:textId="77777777" w:rsidR="00D27389" w:rsidRPr="00122833" w:rsidRDefault="00D27389" w:rsidP="00170F12">
            <w:pPr>
              <w:keepNext/>
              <w:spacing w:after="0" w:line="240" w:lineRule="auto"/>
            </w:pPr>
          </w:p>
        </w:tc>
        <w:tc>
          <w:tcPr>
            <w:tcW w:w="4394" w:type="dxa"/>
            <w:tcBorders>
              <w:left w:val="single" w:sz="4" w:space="0" w:color="808080" w:themeColor="background1" w:themeShade="80"/>
              <w:bottom w:val="single" w:sz="4" w:space="0" w:color="808080" w:themeColor="background1" w:themeShade="80"/>
            </w:tcBorders>
            <w:shd w:val="clear" w:color="auto" w:fill="auto"/>
            <w:vAlign w:val="bottom"/>
          </w:tcPr>
          <w:p w14:paraId="3096B9C4" w14:textId="77777777" w:rsidR="00D27389" w:rsidRPr="00122833" w:rsidRDefault="00D27389" w:rsidP="00170F12">
            <w:pPr>
              <w:keepNext/>
              <w:spacing w:after="0" w:line="240" w:lineRule="auto"/>
            </w:pPr>
          </w:p>
        </w:tc>
      </w:tr>
      <w:tr w:rsidR="00D27389" w:rsidRPr="00122833" w14:paraId="384EEBBF" w14:textId="77777777" w:rsidTr="00170F12">
        <w:tc>
          <w:tcPr>
            <w:tcW w:w="4503" w:type="dxa"/>
            <w:tcBorders>
              <w:top w:val="single" w:sz="4" w:space="0" w:color="808080" w:themeColor="background1" w:themeShade="80"/>
            </w:tcBorders>
          </w:tcPr>
          <w:p w14:paraId="309F5AFD" w14:textId="77777777" w:rsidR="00D27389" w:rsidRPr="00122833" w:rsidRDefault="00D27389" w:rsidP="00170F12">
            <w:pPr>
              <w:keepNext/>
              <w:spacing w:before="60" w:after="0" w:line="240" w:lineRule="auto"/>
              <w:rPr>
                <w:sz w:val="16"/>
                <w:szCs w:val="16"/>
              </w:rPr>
            </w:pPr>
            <w:r w:rsidRPr="00122833">
              <w:rPr>
                <w:sz w:val="16"/>
                <w:szCs w:val="16"/>
              </w:rPr>
              <w:t>Name of witness (print)</w:t>
            </w:r>
          </w:p>
        </w:tc>
        <w:tc>
          <w:tcPr>
            <w:tcW w:w="459" w:type="dxa"/>
          </w:tcPr>
          <w:p w14:paraId="6C7277C5" w14:textId="77777777" w:rsidR="00D27389" w:rsidRPr="00122833" w:rsidRDefault="00D27389" w:rsidP="00170F12">
            <w:pPr>
              <w:keepNext/>
              <w:spacing w:before="60" w:after="0" w:line="240" w:lineRule="auto"/>
              <w:rPr>
                <w:sz w:val="16"/>
                <w:szCs w:val="16"/>
              </w:rPr>
            </w:pPr>
          </w:p>
        </w:tc>
        <w:tc>
          <w:tcPr>
            <w:tcW w:w="4394" w:type="dxa"/>
            <w:tcBorders>
              <w:top w:val="single" w:sz="4" w:space="0" w:color="808080" w:themeColor="background1" w:themeShade="80"/>
            </w:tcBorders>
          </w:tcPr>
          <w:p w14:paraId="7E69B4ED" w14:textId="7D4C0DFA" w:rsidR="00D27389" w:rsidRPr="00122833" w:rsidRDefault="007A0DE0" w:rsidP="00170F12">
            <w:pPr>
              <w:keepNext/>
              <w:spacing w:before="60" w:after="0" w:line="240" w:lineRule="auto"/>
              <w:rPr>
                <w:sz w:val="16"/>
                <w:szCs w:val="16"/>
              </w:rPr>
            </w:pPr>
            <w:r>
              <w:rPr>
                <w:sz w:val="16"/>
                <w:szCs w:val="16"/>
              </w:rPr>
              <w:t xml:space="preserve">Health Service Chief Executive </w:t>
            </w:r>
          </w:p>
        </w:tc>
      </w:tr>
      <w:tr w:rsidR="00D27389" w:rsidRPr="00122833" w14:paraId="7489F3CF" w14:textId="77777777" w:rsidTr="00D41F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639"/>
        </w:trPr>
        <w:tc>
          <w:tcPr>
            <w:tcW w:w="4503" w:type="dxa"/>
            <w:tcBorders>
              <w:top w:val="nil"/>
              <w:left w:val="nil"/>
              <w:bottom w:val="nil"/>
              <w:right w:val="nil"/>
            </w:tcBorders>
          </w:tcPr>
          <w:p w14:paraId="46B6DDC5" w14:textId="77777777" w:rsidR="00D27389" w:rsidRPr="00122833" w:rsidRDefault="00D27389" w:rsidP="00170F12">
            <w:pPr>
              <w:keepNext/>
              <w:spacing w:after="0" w:line="240" w:lineRule="auto"/>
            </w:pPr>
          </w:p>
        </w:tc>
        <w:tc>
          <w:tcPr>
            <w:tcW w:w="459" w:type="dxa"/>
            <w:tcBorders>
              <w:top w:val="nil"/>
              <w:left w:val="nil"/>
              <w:bottom w:val="nil"/>
              <w:right w:val="nil"/>
            </w:tcBorders>
          </w:tcPr>
          <w:p w14:paraId="7066B12B" w14:textId="77777777" w:rsidR="00D27389" w:rsidRPr="00122833" w:rsidRDefault="00D27389" w:rsidP="00170F12">
            <w:pPr>
              <w:keepNext/>
              <w:spacing w:after="0" w:line="240" w:lineRule="auto"/>
            </w:pPr>
          </w:p>
        </w:tc>
        <w:tc>
          <w:tcPr>
            <w:tcW w:w="4394" w:type="dxa"/>
            <w:tcBorders>
              <w:top w:val="nil"/>
              <w:left w:val="nil"/>
              <w:bottom w:val="single" w:sz="4" w:space="0" w:color="auto"/>
              <w:right w:val="nil"/>
            </w:tcBorders>
          </w:tcPr>
          <w:p w14:paraId="2EA7C053" w14:textId="77777777" w:rsidR="00D27389" w:rsidRPr="00122833" w:rsidRDefault="00D27389" w:rsidP="00170F12">
            <w:pPr>
              <w:keepNext/>
              <w:spacing w:after="0" w:line="240" w:lineRule="auto"/>
            </w:pPr>
          </w:p>
        </w:tc>
      </w:tr>
      <w:tr w:rsidR="00D27389" w:rsidRPr="00122833" w14:paraId="1062577F" w14:textId="77777777" w:rsidTr="00170F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3" w:type="dxa"/>
            <w:tcBorders>
              <w:top w:val="nil"/>
              <w:left w:val="nil"/>
              <w:bottom w:val="nil"/>
              <w:right w:val="nil"/>
            </w:tcBorders>
          </w:tcPr>
          <w:p w14:paraId="6B5B4D39" w14:textId="77777777" w:rsidR="00D27389" w:rsidRPr="00122833" w:rsidRDefault="00D27389" w:rsidP="00170F12">
            <w:pPr>
              <w:keepNext/>
              <w:spacing w:before="60" w:after="0" w:line="240" w:lineRule="auto"/>
              <w:rPr>
                <w:sz w:val="16"/>
                <w:szCs w:val="16"/>
              </w:rPr>
            </w:pPr>
          </w:p>
        </w:tc>
        <w:tc>
          <w:tcPr>
            <w:tcW w:w="459" w:type="dxa"/>
            <w:tcBorders>
              <w:top w:val="nil"/>
              <w:left w:val="nil"/>
              <w:bottom w:val="nil"/>
              <w:right w:val="nil"/>
            </w:tcBorders>
          </w:tcPr>
          <w:p w14:paraId="28AE7BD2" w14:textId="77777777" w:rsidR="00D27389" w:rsidRPr="00122833" w:rsidRDefault="00D27389" w:rsidP="00170F12">
            <w:pPr>
              <w:keepNext/>
              <w:spacing w:before="60" w:after="0" w:line="240" w:lineRule="auto"/>
              <w:rPr>
                <w:sz w:val="16"/>
                <w:szCs w:val="16"/>
              </w:rPr>
            </w:pPr>
          </w:p>
        </w:tc>
        <w:tc>
          <w:tcPr>
            <w:tcW w:w="4394" w:type="dxa"/>
            <w:tcBorders>
              <w:top w:val="single" w:sz="4" w:space="0" w:color="auto"/>
              <w:left w:val="nil"/>
              <w:bottom w:val="nil"/>
              <w:right w:val="nil"/>
            </w:tcBorders>
          </w:tcPr>
          <w:p w14:paraId="48D0E15C" w14:textId="77777777" w:rsidR="00D27389" w:rsidRPr="00122833" w:rsidRDefault="00D27389" w:rsidP="00170F12">
            <w:pPr>
              <w:keepNext/>
              <w:spacing w:before="60" w:after="0" w:line="240" w:lineRule="auto"/>
              <w:rPr>
                <w:sz w:val="16"/>
                <w:szCs w:val="16"/>
              </w:rPr>
            </w:pPr>
            <w:r w:rsidRPr="00122833">
              <w:rPr>
                <w:sz w:val="16"/>
                <w:szCs w:val="16"/>
              </w:rPr>
              <w:t>Date</w:t>
            </w:r>
          </w:p>
        </w:tc>
      </w:tr>
    </w:tbl>
    <w:p w14:paraId="27C36B25" w14:textId="77777777" w:rsidR="00B9274F" w:rsidRDefault="00B9274F" w:rsidP="00B9274F"/>
    <w:p w14:paraId="0EF23346" w14:textId="77777777" w:rsidR="003B48CC" w:rsidRPr="003B48CC" w:rsidRDefault="003B48CC" w:rsidP="003B48CC"/>
    <w:p w14:paraId="7CA5CD2F" w14:textId="77777777" w:rsidR="003B48CC" w:rsidRPr="003B48CC" w:rsidRDefault="003B48CC" w:rsidP="003B48CC"/>
    <w:p w14:paraId="7FBD6C39" w14:textId="77777777" w:rsidR="003B48CC" w:rsidRPr="003B48CC" w:rsidRDefault="003B48CC" w:rsidP="003B48CC"/>
    <w:p w14:paraId="20EDB321" w14:textId="77777777" w:rsidR="003B48CC" w:rsidRPr="003B48CC" w:rsidRDefault="003B48CC" w:rsidP="003B48CC"/>
    <w:p w14:paraId="59FDCC88" w14:textId="77777777" w:rsidR="003B48CC" w:rsidRPr="003B48CC" w:rsidRDefault="003B48CC" w:rsidP="003B48CC"/>
    <w:p w14:paraId="789C6B8C" w14:textId="77777777" w:rsidR="003B48CC" w:rsidRPr="003B48CC" w:rsidRDefault="003B48CC" w:rsidP="003B48CC"/>
    <w:p w14:paraId="23D6DA83" w14:textId="77777777" w:rsidR="003B48CC" w:rsidRPr="003B48CC" w:rsidRDefault="003B48CC" w:rsidP="003B48CC"/>
    <w:p w14:paraId="0489A8CA" w14:textId="77777777" w:rsidR="003B48CC" w:rsidRPr="003B48CC" w:rsidRDefault="003B48CC" w:rsidP="003B48CC"/>
    <w:p w14:paraId="301CEEA7" w14:textId="77777777" w:rsidR="003B48CC" w:rsidRPr="003B48CC" w:rsidRDefault="003B48CC" w:rsidP="003B48CC"/>
    <w:p w14:paraId="60FC4905" w14:textId="77777777" w:rsidR="003B48CC" w:rsidRPr="003B48CC" w:rsidRDefault="003B48CC" w:rsidP="003B48CC"/>
    <w:p w14:paraId="498A222D" w14:textId="77777777" w:rsidR="003B48CC" w:rsidRPr="003B48CC" w:rsidRDefault="003B48CC" w:rsidP="003B48CC"/>
    <w:p w14:paraId="534DFEA0" w14:textId="77777777" w:rsidR="003B48CC" w:rsidRPr="003B48CC" w:rsidRDefault="003B48CC" w:rsidP="003B48CC"/>
    <w:p w14:paraId="722E17A3" w14:textId="77777777" w:rsidR="003B48CC" w:rsidRPr="003B48CC" w:rsidRDefault="003B48CC" w:rsidP="003B48CC"/>
    <w:p w14:paraId="6D4DCE69" w14:textId="77777777" w:rsidR="003B48CC" w:rsidRPr="003B48CC" w:rsidRDefault="003B48CC" w:rsidP="003B48CC"/>
    <w:p w14:paraId="5CF47845" w14:textId="77777777" w:rsidR="003B48CC" w:rsidRPr="003B48CC" w:rsidRDefault="003B48CC" w:rsidP="003B48CC"/>
    <w:p w14:paraId="3B292427" w14:textId="77777777" w:rsidR="003B48CC" w:rsidRPr="003B48CC" w:rsidRDefault="003B48CC" w:rsidP="006304DB"/>
    <w:sectPr w:rsidR="003B48CC" w:rsidRPr="003B48CC" w:rsidSect="008278CC">
      <w:headerReference w:type="even" r:id="rId9"/>
      <w:headerReference w:type="default" r:id="rId10"/>
      <w:footerReference w:type="even" r:id="rId11"/>
      <w:footerReference w:type="default" r:id="rId12"/>
      <w:headerReference w:type="first" r:id="rId13"/>
      <w:footerReference w:type="first" r:id="rId14"/>
      <w:pgSz w:w="11907" w:h="16840" w:code="9"/>
      <w:pgMar w:top="992" w:right="1134" w:bottom="1134" w:left="1418" w:header="567" w:footer="397" w:gutter="0"/>
      <w:cols w:space="720"/>
      <w:titlePg/>
    </w:sectPr>
  </w:body>
</w:document>
</file>

<file path=word/customizations.xml><?xml version="1.0" encoding="utf-8"?>
<wne:tcg xmlns:r="http://schemas.openxmlformats.org/officeDocument/2006/relationships" xmlns:wne="http://schemas.microsoft.com/office/word/2006/wordml">
  <wne:keymaps>
    <wne:keymap wne:kcmPrimary="0631">
      <wne:fci wne:fciName="ApplyHeading1" wne:swArg="0000"/>
    </wne:keymap>
    <wne:keymap wne:kcmPrimary="0632">
      <wne:acd wne:acdName="acd0"/>
    </wne:keymap>
    <wne:keymap wne:kcmPrimary="0633">
      <wne:acd wne:acdName="acd1"/>
    </wne:keymap>
    <wne:keymap wne:kcmPrimary="0634">
      <wne:acd wne:acdName="acd2"/>
    </wne:keymap>
    <wne:keymap wne:kcmPrimary="0635">
      <wne:acd wne:acdName="acd3"/>
    </wne:keymap>
    <wne:keymap wne:kcmPrimary="0636">
      <wne:acd wne:acdName="acd4"/>
    </wne:keymap>
    <wne:keymap wne:kcmPrimary="0637">
      <wne:acd wne:acdName="acd5"/>
    </wne:keymap>
    <wne:keymap wne:kcmPrimary="0638">
      <wne:acd wne:acdName="acd6"/>
    </wne:keymap>
    <wne:keymap wne:kcmPrimary="0639">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Data r:id="rId1"/>
  </wne:toolbars>
  <wne:acds>
    <wne:acd wne:argValue="AQAAAAIA" wne:acdName="acd0" wne:fciIndexBasedOn="0065"/>
    <wne:acd wne:argValue="AQAAAAMA" wne:acdName="acd1" wne:fciIndexBasedOn="0065"/>
    <wne:acd wne:argValue="AQAAAAQA" wne:acdName="acd2" wne:fciIndexBasedOn="0065"/>
    <wne:acd wne:argValue="AQAAAAUA" wne:acdName="acd3" wne:fciIndexBasedOn="0065"/>
    <wne:acd wne:argValue="AQAAAAYA" wne:acdName="acd4" wne:fciIndexBasedOn="0065"/>
    <wne:acd wne:argValue="AQAAAAcA" wne:acdName="acd5" wne:fciIndexBasedOn="0065"/>
    <wne:acd wne:argValue="AQAAAAgA" wne:acdName="acd6" wne:fciIndexBasedOn="0065"/>
    <wne:acd wne:argValue="AQAAAAk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1CD9F" w14:textId="77777777" w:rsidR="002350A4" w:rsidRDefault="002350A4">
      <w:r>
        <w:separator/>
      </w:r>
    </w:p>
  </w:endnote>
  <w:endnote w:type="continuationSeparator" w:id="0">
    <w:p w14:paraId="7E73A513" w14:textId="77777777" w:rsidR="002350A4" w:rsidRDefault="00235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E0002AFF" w:usb1="C0007841"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Bol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5D058" w14:textId="77777777" w:rsidR="00C67934" w:rsidRDefault="00C67934">
    <w:pPr>
      <w:pStyle w:val="Footer"/>
      <w:rPr>
        <w:color w:val="191919"/>
        <w:sz w:val="13"/>
      </w:rPr>
    </w:pPr>
  </w:p>
  <w:p w14:paraId="1926674F" w14:textId="77777777" w:rsidR="000B416B" w:rsidRDefault="000B416B">
    <w:pPr>
      <w:pStyle w:val="Footer"/>
    </w:pPr>
  </w:p>
  <w:p w14:paraId="71560309" w14:textId="77777777" w:rsidR="001E6715" w:rsidRDefault="00204ED6">
    <w:pPr>
      <w:pStyle w:val="Footer"/>
    </w:pPr>
    <w:r>
      <w:rPr>
        <w:color w:val="191919"/>
        <w:sz w:val="13"/>
      </w:rPr>
      <w:fldChar w:fldCharType="begin"/>
    </w:r>
    <w:r>
      <w:rPr>
        <w:color w:val="191919"/>
        <w:sz w:val="13"/>
      </w:rPr>
      <w:instrText xml:space="preserve"> DOCPROPERTY DocumentID \* MERGEFORMAT </w:instrText>
    </w:r>
    <w:r>
      <w:rPr>
        <w:color w:val="191919"/>
        <w:sz w:val="13"/>
      </w:rPr>
      <w:fldChar w:fldCharType="separate"/>
    </w:r>
    <w:r w:rsidR="0024675F">
      <w:rPr>
        <w:color w:val="191919"/>
        <w:sz w:val="13"/>
      </w:rPr>
      <w:t>ME_163963234_1</w:t>
    </w:r>
    <w:r>
      <w:rPr>
        <w:color w:val="191919"/>
        <w:sz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9CC0E" w14:textId="77777777" w:rsidR="00C67934" w:rsidRDefault="00C67934">
    <w:pPr>
      <w:pStyle w:val="Footer"/>
      <w:rPr>
        <w:color w:val="191919"/>
        <w:sz w:val="13"/>
      </w:rPr>
    </w:pPr>
  </w:p>
  <w:p w14:paraId="46A602DD" w14:textId="77777777" w:rsidR="000B416B" w:rsidRDefault="000B41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5A58F" w14:textId="77777777" w:rsidR="0027556C" w:rsidRDefault="0027556C">
    <w:pPr>
      <w:pStyle w:val="Footer"/>
    </w:pPr>
  </w:p>
  <w:p w14:paraId="496D3D95" w14:textId="77777777" w:rsidR="0027556C" w:rsidRDefault="0027556C">
    <w:pPr>
      <w:pStyle w:val="Footer"/>
    </w:pPr>
  </w:p>
  <w:p w14:paraId="7EE066C6" w14:textId="77777777" w:rsidR="00C67934" w:rsidRDefault="00C67934">
    <w:pPr>
      <w:pStyle w:val="Footer"/>
      <w:rPr>
        <w:color w:val="191919"/>
        <w:sz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1592A" w14:textId="77777777" w:rsidR="002350A4" w:rsidRDefault="002350A4">
      <w:r>
        <w:separator/>
      </w:r>
    </w:p>
  </w:footnote>
  <w:footnote w:type="continuationSeparator" w:id="0">
    <w:p w14:paraId="1C50BB84" w14:textId="77777777" w:rsidR="002350A4" w:rsidRDefault="00235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C2657" w14:textId="0B74E8E9" w:rsidR="00FE672E" w:rsidRDefault="00000000">
    <w:pPr>
      <w:pStyle w:val="Header"/>
      <w:framePr w:wrap="around" w:vAnchor="text" w:hAnchor="margin" w:xAlign="center" w:y="1"/>
      <w:rPr>
        <w:rStyle w:val="PageNumber"/>
      </w:rPr>
    </w:pPr>
    <w:r>
      <w:rPr>
        <w:noProof/>
      </w:rPr>
      <w:pict w14:anchorId="254963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85219" o:spid="_x0000_s1026" type="#_x0000_t136" style="position:absolute;margin-left:0;margin-top:0;width:608.75pt;height:50.7pt;rotation:315;z-index:-251654144;mso-position-horizontal:center;mso-position-horizontal-relative:margin;mso-position-vertical:center;mso-position-vertical-relative:margin" o:allowincell="f" fillcolor="silver" stroked="f">
          <v:fill opacity=".5"/>
          <v:textpath style="font-family:&quot;Arial&quot;;font-size:1pt" string="DRAFT - Without prejudice "/>
          <w10:wrap anchorx="margin" anchory="margin"/>
        </v:shape>
      </w:pict>
    </w:r>
    <w:r w:rsidR="00E10591">
      <w:rPr>
        <w:b/>
        <w:noProof/>
        <w:lang w:eastAsia="en-AU" w:bidi="ar-SA"/>
      </w:rPr>
      <mc:AlternateContent>
        <mc:Choice Requires="wps">
          <w:drawing>
            <wp:anchor distT="0" distB="0" distL="114300" distR="114300" simplePos="0" relativeHeight="251658240" behindDoc="0" locked="0" layoutInCell="0" allowOverlap="1" wp14:anchorId="1AD1A91A" wp14:editId="5F6F5016">
              <wp:simplePos x="0" y="0"/>
              <wp:positionH relativeFrom="page">
                <wp:align>center</wp:align>
              </wp:positionH>
              <wp:positionV relativeFrom="page">
                <wp:align>center</wp:align>
              </wp:positionV>
              <wp:extent cx="4319905" cy="1727835"/>
              <wp:effectExtent l="0" t="1076325" r="0" b="1062990"/>
              <wp:wrapNone/>
              <wp:docPr id="1" name="WaterMarkObject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319905" cy="172783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8C3B740" w14:textId="77777777" w:rsidR="00E10591" w:rsidRDefault="00E10591" w:rsidP="00E10591">
                          <w:pPr>
                            <w:jc w:val="center"/>
                            <w:rPr>
                              <w:sz w:val="24"/>
                              <w:szCs w:val="24"/>
                            </w:rPr>
                          </w:pPr>
                          <w:r>
                            <w:rPr>
                              <w:rFonts w:cs="Arial"/>
                              <w:color w:val="D9D9D9"/>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AD1A91A" id="_x0000_t202" coordsize="21600,21600" o:spt="202" path="m,l,21600r21600,l21600,xe">
              <v:stroke joinstyle="miter"/>
              <v:path gradientshapeok="t" o:connecttype="rect"/>
            </v:shapetype>
            <v:shape id="WaterMarkObject1" o:spid="_x0000_s1026" type="#_x0000_t202" style="position:absolute;margin-left:0;margin-top:0;width:340.15pt;height:136.05pt;rotation:-45;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" o:allowincell="f" filled="f" stroked="f">
              <v:stroke joinstyle="round"/>
              <o:lock v:ext="edit" aspectratio="t" shapetype="t"/>
              <v:textbox style="mso-fit-shape-to-text:t">
                <w:txbxContent>
                  <w:p w14:paraId="68C3B740" w14:textId="77777777" w:rsidR="00E10591" w:rsidRDefault="00E10591" w:rsidP="00E10591">
                    <w:pPr>
                      <w:jc w:val="center"/>
                      <w:rPr>
                        <w:sz w:val="24"/>
                        <w:szCs w:val="24"/>
                      </w:rPr>
                    </w:pPr>
                    <w:r>
                      <w:rPr>
                        <w:rFonts w:cs="Arial"/>
                        <w:color w:val="D9D9D9"/>
                        <w:sz w:val="2"/>
                        <w:szCs w:val="2"/>
                      </w:rPr>
                      <w:t>draft</w:t>
                    </w:r>
                  </w:p>
                </w:txbxContent>
              </v:textbox>
              <w10:wrap anchorx="page" anchory="page"/>
            </v:shape>
          </w:pict>
        </mc:Fallback>
      </mc:AlternateContent>
    </w:r>
    <w:r w:rsidR="00A90D00">
      <w:rPr>
        <w:rStyle w:val="PageNumber"/>
      </w:rPr>
      <w:fldChar w:fldCharType="begin"/>
    </w:r>
    <w:r w:rsidR="00A90D00">
      <w:rPr>
        <w:rStyle w:val="PageNumber"/>
      </w:rPr>
      <w:instrText xml:space="preserve">PAGE  </w:instrText>
    </w:r>
    <w:r w:rsidR="00A90D00">
      <w:rPr>
        <w:rStyle w:val="PageNumber"/>
      </w:rPr>
      <w:fldChar w:fldCharType="separate"/>
    </w:r>
    <w:r w:rsidR="0024675F">
      <w:rPr>
        <w:rStyle w:val="PageNumber"/>
        <w:noProof/>
      </w:rPr>
      <w:t>3</w:t>
    </w:r>
    <w:r w:rsidR="00A90D00">
      <w:rPr>
        <w:rStyle w:val="PageNumber"/>
      </w:rPr>
      <w:fldChar w:fldCharType="end"/>
    </w:r>
  </w:p>
  <w:p w14:paraId="2BA7B904" w14:textId="77777777" w:rsidR="00FE672E" w:rsidRDefault="00FE6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D5932" w14:textId="5F246C78" w:rsidR="00C93C0B" w:rsidRDefault="00000000">
    <w:pPr>
      <w:pStyle w:val="Header"/>
    </w:pPr>
    <w:r>
      <w:rPr>
        <w:noProof/>
      </w:rPr>
      <w:pict w14:anchorId="6F0CF5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85220" o:spid="_x0000_s1027" type="#_x0000_t136" style="position:absolute;margin-left:0;margin-top:0;width:608.75pt;height:50.7pt;rotation:315;z-index:-251652096;mso-position-horizontal:center;mso-position-horizontal-relative:margin;mso-position-vertical:center;mso-position-vertical-relative:margin" o:allowincell="f" fillcolor="silver" stroked="f">
          <v:fill opacity=".5"/>
          <v:textpath style="font-family:&quot;Arial&quot;;font-size:1pt" string="DRAFT - Without prejudice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F517F" w14:textId="2218BE9F" w:rsidR="00C93C0B" w:rsidRDefault="00000000">
    <w:pPr>
      <w:pStyle w:val="Header"/>
    </w:pPr>
    <w:r>
      <w:rPr>
        <w:noProof/>
      </w:rPr>
      <w:pict w14:anchorId="02BCDA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85218" o:spid="_x0000_s1025" type="#_x0000_t136" style="position:absolute;margin-left:0;margin-top:0;width:608.75pt;height:50.7pt;rotation:315;z-index:-251656192;mso-position-horizontal:center;mso-position-horizontal-relative:margin;mso-position-vertical:center;mso-position-vertical-relative:margin" o:allowincell="f" fillcolor="silver" stroked="f">
          <v:fill opacity=".5"/>
          <v:textpath style="font-family:&quot;Arial&quot;;font-size:1pt" string="DRAFT - Without prejudice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F1001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D0E34A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0E25B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C27A6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03CFF0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FA027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7E039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684B0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C228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D228EDE"/>
    <w:lvl w:ilvl="0">
      <w:start w:val="1"/>
      <w:numFmt w:val="bullet"/>
      <w:pStyle w:val="ListBullet"/>
      <w:lvlText w:val=""/>
      <w:lvlJc w:val="left"/>
      <w:pPr>
        <w:tabs>
          <w:tab w:val="num" w:pos="680"/>
        </w:tabs>
        <w:ind w:left="680" w:hanging="680"/>
      </w:pPr>
      <w:rPr>
        <w:rFonts w:ascii="Symbol" w:hAnsi="Symbol" w:hint="default"/>
        <w:sz w:val="18"/>
      </w:rPr>
    </w:lvl>
  </w:abstractNum>
  <w:abstractNum w:abstractNumId="10" w15:restartNumberingAfterBreak="0">
    <w:nsid w:val="010E2AFF"/>
    <w:multiLevelType w:val="multilevel"/>
    <w:tmpl w:val="529202EE"/>
    <w:styleLink w:val="Item"/>
    <w:lvl w:ilvl="0">
      <w:start w:val="1"/>
      <w:numFmt w:val="decimal"/>
      <w:pStyle w:val="ItemL1"/>
      <w:suff w:val="nothing"/>
      <w:lvlText w:val="Item %1"/>
      <w:lvlJc w:val="left"/>
      <w:pPr>
        <w:ind w:left="0" w:firstLine="0"/>
      </w:pPr>
      <w:rPr>
        <w:rFonts w:hint="default"/>
      </w:rPr>
    </w:lvl>
    <w:lvl w:ilvl="1">
      <w:start w:val="1"/>
      <w:numFmt w:val="decimal"/>
      <w:pStyle w:val="ItemL2"/>
      <w:lvlText w:val="%1.%2"/>
      <w:lvlJc w:val="left"/>
      <w:pPr>
        <w:ind w:left="680" w:hanging="680"/>
      </w:pPr>
      <w:rPr>
        <w:rFonts w:hint="default"/>
      </w:rPr>
    </w:lvl>
    <w:lvl w:ilvl="2">
      <w:start w:val="1"/>
      <w:numFmt w:val="lowerLetter"/>
      <w:pStyle w:val="ItemL3"/>
      <w:lvlText w:val="(%3)"/>
      <w:lvlJc w:val="left"/>
      <w:pPr>
        <w:ind w:left="680" w:hanging="680"/>
      </w:pPr>
      <w:rPr>
        <w:rFonts w:hint="default"/>
      </w:rPr>
    </w:lvl>
    <w:lvl w:ilvl="3">
      <w:start w:val="1"/>
      <w:numFmt w:val="lowerRoman"/>
      <w:pStyle w:val="ItemL4"/>
      <w:lvlText w:val="(%4)"/>
      <w:lvlJc w:val="left"/>
      <w:pPr>
        <w:ind w:left="1361" w:hanging="681"/>
      </w:pPr>
      <w:rPr>
        <w:rFonts w:hint="default"/>
      </w:rPr>
    </w:lvl>
    <w:lvl w:ilvl="4">
      <w:start w:val="1"/>
      <w:numFmt w:val="upperLetter"/>
      <w:pStyle w:val="ItemL5"/>
      <w:lvlText w:val="(%5)"/>
      <w:lvlJc w:val="left"/>
      <w:pPr>
        <w:tabs>
          <w:tab w:val="num" w:pos="1361"/>
        </w:tabs>
        <w:ind w:left="2041" w:hanging="680"/>
      </w:pPr>
      <w:rPr>
        <w:rFonts w:hint="default"/>
      </w:rPr>
    </w:lvl>
    <w:lvl w:ilvl="5">
      <w:start w:val="1"/>
      <w:numFmt w:val="upperRoman"/>
      <w:pStyle w:val="ItemL6"/>
      <w:lvlText w:val="(%6)"/>
      <w:lvlJc w:val="left"/>
      <w:pPr>
        <w:ind w:left="680" w:hanging="680"/>
      </w:pPr>
      <w:rPr>
        <w:rFonts w:hint="default"/>
      </w:rPr>
    </w:lvl>
    <w:lvl w:ilvl="6">
      <w:start w:val="1"/>
      <w:numFmt w:val="decimal"/>
      <w:pStyle w:val="ItemL7"/>
      <w:lvlText w:val="(%7)"/>
      <w:lvlJc w:val="left"/>
      <w:pPr>
        <w:ind w:left="680" w:hanging="680"/>
      </w:pPr>
      <w:rPr>
        <w:rFonts w:hint="default"/>
      </w:rPr>
    </w:lvl>
    <w:lvl w:ilvl="7">
      <w:start w:val="1"/>
      <w:numFmt w:val="upperLetter"/>
      <w:pStyle w:val="ItemL8"/>
      <w:lvlText w:val="%8."/>
      <w:lvlJc w:val="left"/>
      <w:pPr>
        <w:ind w:left="680" w:hanging="680"/>
      </w:pPr>
      <w:rPr>
        <w:rFonts w:hint="default"/>
      </w:rPr>
    </w:lvl>
    <w:lvl w:ilvl="8">
      <w:start w:val="1"/>
      <w:numFmt w:val="upperRoman"/>
      <w:pStyle w:val="ItemL9"/>
      <w:lvlText w:val="%9."/>
      <w:lvlJc w:val="left"/>
      <w:pPr>
        <w:ind w:left="680" w:hanging="680"/>
      </w:pPr>
      <w:rPr>
        <w:rFonts w:hint="default"/>
      </w:rPr>
    </w:lvl>
  </w:abstractNum>
  <w:abstractNum w:abstractNumId="11" w15:restartNumberingAfterBreak="0">
    <w:nsid w:val="08CA5CEB"/>
    <w:multiLevelType w:val="multilevel"/>
    <w:tmpl w:val="0C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2" w15:restartNumberingAfterBreak="0">
    <w:nsid w:val="09EB342C"/>
    <w:multiLevelType w:val="multilevel"/>
    <w:tmpl w:val="2D1CD976"/>
    <w:numStyleLink w:val="MENoIndent"/>
  </w:abstractNum>
  <w:abstractNum w:abstractNumId="13" w15:restartNumberingAfterBreak="0">
    <w:nsid w:val="0B2070A2"/>
    <w:multiLevelType w:val="multilevel"/>
    <w:tmpl w:val="F056BE4A"/>
    <w:lvl w:ilvl="0">
      <w:start w:val="1"/>
      <w:numFmt w:val="decimal"/>
      <w:lvlText w:val="%1."/>
      <w:lvlJc w:val="left"/>
      <w:pPr>
        <w:ind w:left="360" w:hanging="360"/>
      </w:pPr>
      <w:rPr>
        <w:sz w:val="20"/>
      </w:rPr>
    </w:lvl>
    <w:lvl w:ilvl="1">
      <w:start w:val="1"/>
      <w:numFmt w:val="decimal"/>
      <w:lvlText w:val="%1.%2."/>
      <w:lvlJc w:val="left"/>
      <w:pPr>
        <w:ind w:left="792" w:hanging="432"/>
      </w:pPr>
      <w:rPr>
        <w:sz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F46174D"/>
    <w:multiLevelType w:val="hybridMultilevel"/>
    <w:tmpl w:val="076E51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05839F7"/>
    <w:multiLevelType w:val="multilevel"/>
    <w:tmpl w:val="7CFC59C0"/>
    <w:styleLink w:val="Bullets"/>
    <w:lvl w:ilvl="0">
      <w:start w:val="1"/>
      <w:numFmt w:val="bullet"/>
      <w:pStyle w:val="Bullet1"/>
      <w:lvlText w:val=""/>
      <w:lvlJc w:val="left"/>
      <w:pPr>
        <w:tabs>
          <w:tab w:val="num" w:pos="0"/>
        </w:tabs>
        <w:ind w:left="680" w:hanging="680"/>
      </w:pPr>
      <w:rPr>
        <w:rFonts w:ascii="Wingdings" w:hAnsi="Wingdings" w:hint="default"/>
      </w:rPr>
    </w:lvl>
    <w:lvl w:ilvl="1">
      <w:start w:val="1"/>
      <w:numFmt w:val="none"/>
      <w:pStyle w:val="Bullet2"/>
      <w:lvlText w:val="-"/>
      <w:lvlJc w:val="left"/>
      <w:pPr>
        <w:tabs>
          <w:tab w:val="num" w:pos="0"/>
        </w:tabs>
        <w:ind w:left="1361" w:hanging="681"/>
      </w:pPr>
      <w:rPr>
        <w:rFonts w:hint="default"/>
      </w:rPr>
    </w:lvl>
    <w:lvl w:ilvl="2">
      <w:start w:val="1"/>
      <w:numFmt w:val="bullet"/>
      <w:pStyle w:val="Bullet3"/>
      <w:lvlText w:val=""/>
      <w:lvlJc w:val="left"/>
      <w:pPr>
        <w:tabs>
          <w:tab w:val="num" w:pos="0"/>
        </w:tabs>
        <w:ind w:left="2041" w:hanging="68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17792030"/>
    <w:multiLevelType w:val="multilevel"/>
    <w:tmpl w:val="2D1CD976"/>
    <w:styleLink w:val="MENoIndent"/>
    <w:lvl w:ilvl="0">
      <w:start w:val="1"/>
      <w:numFmt w:val="decimal"/>
      <w:pStyle w:val="MENoIndent1"/>
      <w:suff w:val="nothing"/>
      <w:lvlText w:val="%1"/>
      <w:lvlJc w:val="left"/>
      <w:pPr>
        <w:ind w:left="0" w:firstLine="0"/>
      </w:pPr>
      <w:rPr>
        <w:rFonts w:hint="default"/>
      </w:rPr>
    </w:lvl>
    <w:lvl w:ilvl="1">
      <w:start w:val="1"/>
      <w:numFmt w:val="decimal"/>
      <w:pStyle w:val="MENoIndent2"/>
      <w:suff w:val="nothing"/>
      <w:lvlText w:val="%1.%2"/>
      <w:lvlJc w:val="left"/>
      <w:pPr>
        <w:ind w:left="0" w:firstLine="0"/>
      </w:pPr>
      <w:rPr>
        <w:rFonts w:hint="default"/>
      </w:rPr>
    </w:lvl>
    <w:lvl w:ilvl="2">
      <w:start w:val="1"/>
      <w:numFmt w:val="lowerLetter"/>
      <w:pStyle w:val="MENoIndent3"/>
      <w:suff w:val="nothing"/>
      <w:lvlText w:val="(%3)"/>
      <w:lvlJc w:val="left"/>
      <w:pPr>
        <w:ind w:left="0" w:firstLine="0"/>
      </w:pPr>
      <w:rPr>
        <w:rFonts w:hint="default"/>
      </w:rPr>
    </w:lvl>
    <w:lvl w:ilvl="3">
      <w:start w:val="1"/>
      <w:numFmt w:val="lowerRoman"/>
      <w:pStyle w:val="MENoIndent4"/>
      <w:suff w:val="nothing"/>
      <w:lvlText w:val="(%4)"/>
      <w:lvlJc w:val="left"/>
      <w:pPr>
        <w:ind w:left="0" w:firstLine="0"/>
      </w:pPr>
      <w:rPr>
        <w:rFonts w:hint="default"/>
      </w:rPr>
    </w:lvl>
    <w:lvl w:ilvl="4">
      <w:start w:val="1"/>
      <w:numFmt w:val="upperLetter"/>
      <w:pStyle w:val="MENoIndent5"/>
      <w:suff w:val="nothing"/>
      <w:lvlText w:val="(%5)"/>
      <w:lvlJc w:val="left"/>
      <w:pPr>
        <w:ind w:left="0" w:firstLine="0"/>
      </w:pPr>
      <w:rPr>
        <w:rFonts w:hint="default"/>
      </w:rPr>
    </w:lvl>
    <w:lvl w:ilvl="5">
      <w:start w:val="1"/>
      <w:numFmt w:val="upperRoman"/>
      <w:pStyle w:val="MENoIndent6"/>
      <w:suff w:val="nothing"/>
      <w:lvlText w:val="(%6)"/>
      <w:lvlJc w:val="left"/>
      <w:pPr>
        <w:ind w:left="0" w:firstLine="0"/>
      </w:pPr>
      <w:rPr>
        <w:rFonts w:hint="default"/>
      </w:rPr>
    </w:lvl>
    <w:lvl w:ilvl="6">
      <w:start w:val="1"/>
      <w:numFmt w:val="decimal"/>
      <w:pStyle w:val="MENoIndent7"/>
      <w:suff w:val="nothing"/>
      <w:lvlText w:val="(%7)"/>
      <w:lvlJc w:val="left"/>
      <w:pPr>
        <w:ind w:left="0" w:firstLine="0"/>
      </w:pPr>
      <w:rPr>
        <w:rFonts w:hint="default"/>
      </w:rPr>
    </w:lvl>
    <w:lvl w:ilvl="7">
      <w:start w:val="1"/>
      <w:numFmt w:val="upperLetter"/>
      <w:pStyle w:val="MENoIndent8"/>
      <w:suff w:val="nothing"/>
      <w:lvlText w:val="%8."/>
      <w:lvlJc w:val="left"/>
      <w:pPr>
        <w:ind w:left="0" w:firstLine="0"/>
      </w:pPr>
      <w:rPr>
        <w:rFonts w:hint="default"/>
      </w:rPr>
    </w:lvl>
    <w:lvl w:ilvl="8">
      <w:start w:val="1"/>
      <w:numFmt w:val="upperRoman"/>
      <w:pStyle w:val="MENoIndent9"/>
      <w:suff w:val="nothing"/>
      <w:lvlText w:val="%9."/>
      <w:lvlJc w:val="left"/>
      <w:pPr>
        <w:ind w:left="0" w:firstLine="0"/>
      </w:pPr>
      <w:rPr>
        <w:rFonts w:hint="default"/>
      </w:rPr>
    </w:lvl>
  </w:abstractNum>
  <w:abstractNum w:abstractNumId="17" w15:restartNumberingAfterBreak="0">
    <w:nsid w:val="1D9A4995"/>
    <w:multiLevelType w:val="hybridMultilevel"/>
    <w:tmpl w:val="A24A863A"/>
    <w:lvl w:ilvl="0" w:tplc="9DD68A36">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A53F22"/>
    <w:multiLevelType w:val="multilevel"/>
    <w:tmpl w:val="97FC3F78"/>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upperRoman"/>
      <w:pStyle w:val="ScheduleL7"/>
      <w:lvlText w:val="(%7)"/>
      <w:lvlJc w:val="left"/>
      <w:pPr>
        <w:tabs>
          <w:tab w:val="num" w:pos="3402"/>
        </w:tabs>
        <w:ind w:left="3402" w:hanging="680"/>
      </w:pPr>
      <w:rPr>
        <w:rFonts w:hint="default"/>
      </w:rPr>
    </w:lvl>
    <w:lvl w:ilvl="7">
      <w:start w:val="1"/>
      <w:numFmt w:val="decimal"/>
      <w:pStyle w:val="ScheduleL8"/>
      <w:lvlText w:val="(%8)"/>
      <w:lvlJc w:val="left"/>
      <w:pPr>
        <w:tabs>
          <w:tab w:val="num" w:pos="4082"/>
        </w:tabs>
        <w:ind w:left="4082" w:hanging="680"/>
      </w:pPr>
      <w:rPr>
        <w:rFonts w:hint="default"/>
      </w:rPr>
    </w:lvl>
    <w:lvl w:ilvl="8">
      <w:start w:val="1"/>
      <w:numFmt w:val="upperLetter"/>
      <w:pStyle w:val="ScheduleL9"/>
      <w:lvlText w:val="%9."/>
      <w:lvlJc w:val="left"/>
      <w:pPr>
        <w:tabs>
          <w:tab w:val="num" w:pos="4763"/>
        </w:tabs>
        <w:ind w:left="4763" w:hanging="681"/>
      </w:pPr>
      <w:rPr>
        <w:rFonts w:hint="default"/>
      </w:rPr>
    </w:lvl>
  </w:abstractNum>
  <w:abstractNum w:abstractNumId="19" w15:restartNumberingAfterBreak="0">
    <w:nsid w:val="2C114F38"/>
    <w:multiLevelType w:val="multilevel"/>
    <w:tmpl w:val="A1941708"/>
    <w:styleLink w:val="Part"/>
    <w:lvl w:ilvl="0">
      <w:start w:val="1"/>
      <w:numFmt w:val="upperLetter"/>
      <w:pStyle w:val="PartL1"/>
      <w:suff w:val="nothing"/>
      <w:lvlText w:val="Part %1"/>
      <w:lvlJc w:val="left"/>
      <w:pPr>
        <w:ind w:left="0" w:firstLine="0"/>
      </w:pPr>
      <w:rPr>
        <w:rFonts w:hint="default"/>
      </w:rPr>
    </w:lvl>
    <w:lvl w:ilvl="1">
      <w:start w:val="1"/>
      <w:numFmt w:val="decimal"/>
      <w:pStyle w:val="PartL2"/>
      <w:lvlText w:val="%2."/>
      <w:lvlJc w:val="left"/>
      <w:pPr>
        <w:ind w:left="680" w:hanging="680"/>
      </w:pPr>
      <w:rPr>
        <w:rFonts w:hint="default"/>
      </w:rPr>
    </w:lvl>
    <w:lvl w:ilvl="2">
      <w:start w:val="1"/>
      <w:numFmt w:val="decimal"/>
      <w:pStyle w:val="PartL3"/>
      <w:lvlText w:val="%2.%3"/>
      <w:lvlJc w:val="left"/>
      <w:pPr>
        <w:ind w:left="680" w:hanging="680"/>
      </w:pPr>
      <w:rPr>
        <w:rFonts w:hint="default"/>
      </w:rPr>
    </w:lvl>
    <w:lvl w:ilvl="3">
      <w:start w:val="1"/>
      <w:numFmt w:val="lowerLetter"/>
      <w:pStyle w:val="PartL4"/>
      <w:lvlText w:val="(%4)"/>
      <w:lvlJc w:val="left"/>
      <w:pPr>
        <w:tabs>
          <w:tab w:val="num" w:pos="1361"/>
        </w:tabs>
        <w:ind w:left="1361" w:hanging="681"/>
      </w:pPr>
      <w:rPr>
        <w:rFonts w:hint="default"/>
      </w:rPr>
    </w:lvl>
    <w:lvl w:ilvl="4">
      <w:start w:val="1"/>
      <w:numFmt w:val="lowerRoman"/>
      <w:pStyle w:val="PartL5"/>
      <w:lvlText w:val="(%5)"/>
      <w:lvlJc w:val="left"/>
      <w:pPr>
        <w:tabs>
          <w:tab w:val="num" w:pos="2041"/>
        </w:tabs>
        <w:ind w:left="2041" w:hanging="680"/>
      </w:pPr>
      <w:rPr>
        <w:rFonts w:hint="default"/>
      </w:rPr>
    </w:lvl>
    <w:lvl w:ilvl="5">
      <w:start w:val="1"/>
      <w:numFmt w:val="upperLetter"/>
      <w:pStyle w:val="PartL6"/>
      <w:lvlText w:val="(%6)"/>
      <w:lvlJc w:val="left"/>
      <w:pPr>
        <w:tabs>
          <w:tab w:val="num" w:pos="2722"/>
        </w:tabs>
        <w:ind w:left="2722" w:hanging="681"/>
      </w:pPr>
      <w:rPr>
        <w:rFonts w:hint="default"/>
      </w:rPr>
    </w:lvl>
    <w:lvl w:ilvl="6">
      <w:start w:val="1"/>
      <w:numFmt w:val="upperRoman"/>
      <w:pStyle w:val="PartL7"/>
      <w:lvlText w:val="(%7)"/>
      <w:lvlJc w:val="left"/>
      <w:pPr>
        <w:tabs>
          <w:tab w:val="num" w:pos="3402"/>
        </w:tabs>
        <w:ind w:left="3402" w:hanging="680"/>
      </w:pPr>
      <w:rPr>
        <w:rFonts w:hint="default"/>
      </w:rPr>
    </w:lvl>
    <w:lvl w:ilvl="7">
      <w:start w:val="1"/>
      <w:numFmt w:val="decimal"/>
      <w:pStyle w:val="PartL8"/>
      <w:lvlText w:val="(%8)"/>
      <w:lvlJc w:val="left"/>
      <w:pPr>
        <w:tabs>
          <w:tab w:val="num" w:pos="4082"/>
        </w:tabs>
        <w:ind w:left="4082" w:hanging="680"/>
      </w:pPr>
      <w:rPr>
        <w:rFonts w:hint="default"/>
      </w:rPr>
    </w:lvl>
    <w:lvl w:ilvl="8">
      <w:start w:val="1"/>
      <w:numFmt w:val="upperLetter"/>
      <w:pStyle w:val="PartL9"/>
      <w:lvlText w:val="%9."/>
      <w:lvlJc w:val="left"/>
      <w:pPr>
        <w:tabs>
          <w:tab w:val="num" w:pos="4763"/>
        </w:tabs>
        <w:ind w:left="4763" w:hanging="681"/>
      </w:pPr>
      <w:rPr>
        <w:rFonts w:hint="default"/>
      </w:rPr>
    </w:lvl>
  </w:abstractNum>
  <w:abstractNum w:abstractNumId="20" w15:restartNumberingAfterBreak="0">
    <w:nsid w:val="34137597"/>
    <w:multiLevelType w:val="multilevel"/>
    <w:tmpl w:val="EDCA0A52"/>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3402"/>
        </w:tabs>
        <w:ind w:left="3402" w:hanging="680"/>
      </w:pPr>
      <w:rPr>
        <w:rFonts w:hint="default"/>
      </w:rPr>
    </w:lvl>
    <w:lvl w:ilvl="5">
      <w:start w:val="1"/>
      <w:numFmt w:val="decimal"/>
      <w:pStyle w:val="DefinitionL6"/>
      <w:lvlText w:val="(%6)"/>
      <w:lvlJc w:val="left"/>
      <w:pPr>
        <w:tabs>
          <w:tab w:val="num" w:pos="4082"/>
        </w:tabs>
        <w:ind w:left="4082" w:hanging="680"/>
      </w:pPr>
      <w:rPr>
        <w:rFonts w:hint="default"/>
      </w:rPr>
    </w:lvl>
    <w:lvl w:ilvl="6">
      <w:start w:val="1"/>
      <w:numFmt w:val="upperLetter"/>
      <w:pStyle w:val="DefinitionL7"/>
      <w:lvlText w:val="%7."/>
      <w:lvlJc w:val="left"/>
      <w:pPr>
        <w:tabs>
          <w:tab w:val="num" w:pos="4763"/>
        </w:tabs>
        <w:ind w:left="4763" w:hanging="681"/>
      </w:pPr>
      <w:rPr>
        <w:rFonts w:hint="default"/>
      </w:rPr>
    </w:lvl>
    <w:lvl w:ilvl="7">
      <w:start w:val="1"/>
      <w:numFmt w:val="upperRoman"/>
      <w:pStyle w:val="DefinitionL8"/>
      <w:lvlText w:val="%8."/>
      <w:lvlJc w:val="left"/>
      <w:pPr>
        <w:tabs>
          <w:tab w:val="num" w:pos="5443"/>
        </w:tabs>
        <w:ind w:left="5443" w:hanging="680"/>
      </w:pPr>
      <w:rPr>
        <w:rFonts w:hint="default"/>
      </w:rPr>
    </w:lvl>
    <w:lvl w:ilvl="8">
      <w:start w:val="1"/>
      <w:numFmt w:val="lowerLetter"/>
      <w:pStyle w:val="DefinitionL9"/>
      <w:lvlText w:val="%9."/>
      <w:lvlJc w:val="left"/>
      <w:pPr>
        <w:tabs>
          <w:tab w:val="num" w:pos="6124"/>
        </w:tabs>
        <w:ind w:left="6124" w:hanging="681"/>
      </w:pPr>
      <w:rPr>
        <w:rFonts w:hint="default"/>
      </w:rPr>
    </w:lvl>
  </w:abstractNum>
  <w:abstractNum w:abstractNumId="21" w15:restartNumberingAfterBreak="0">
    <w:nsid w:val="34D1047C"/>
    <w:multiLevelType w:val="multilevel"/>
    <w:tmpl w:val="36B63A16"/>
    <w:styleLink w:val="Level"/>
    <w:lvl w:ilvl="0">
      <w:start w:val="1"/>
      <w:numFmt w:val="upperLetter"/>
      <w:pStyle w:val="Level1"/>
      <w:lvlText w:val="%1"/>
      <w:lvlJc w:val="left"/>
      <w:pPr>
        <w:ind w:left="680" w:hanging="680"/>
      </w:pPr>
      <w:rPr>
        <w:rFonts w:ascii="Arial" w:hAnsi="Arial" w:hint="default"/>
        <w:sz w:val="20"/>
      </w:rPr>
    </w:lvl>
    <w:lvl w:ilvl="1">
      <w:start w:val="1"/>
      <w:numFmt w:val="lowerRoman"/>
      <w:pStyle w:val="Level2"/>
      <w:lvlText w:val="(%2)"/>
      <w:lvlJc w:val="left"/>
      <w:pPr>
        <w:ind w:left="1360" w:hanging="680"/>
      </w:pPr>
      <w:rPr>
        <w:rFonts w:hint="default"/>
      </w:rPr>
    </w:lvl>
    <w:lvl w:ilvl="2">
      <w:start w:val="1"/>
      <w:numFmt w:val="lowerLetter"/>
      <w:pStyle w:val="Level3"/>
      <w:lvlText w:val="(%3)"/>
      <w:lvlJc w:val="left"/>
      <w:pPr>
        <w:tabs>
          <w:tab w:val="num" w:pos="2041"/>
        </w:tabs>
        <w:ind w:left="2040" w:hanging="680"/>
      </w:pPr>
      <w:rPr>
        <w:rFonts w:hint="default"/>
      </w:rPr>
    </w:lvl>
    <w:lvl w:ilvl="3">
      <w:start w:val="1"/>
      <w:numFmt w:val="upperRoman"/>
      <w:pStyle w:val="Level4"/>
      <w:lvlText w:val="%4."/>
      <w:lvlJc w:val="left"/>
      <w:pPr>
        <w:tabs>
          <w:tab w:val="num" w:pos="2722"/>
        </w:tabs>
        <w:ind w:left="2720" w:hanging="680"/>
      </w:pPr>
      <w:rPr>
        <w:rFonts w:hint="default"/>
      </w:rPr>
    </w:lvl>
    <w:lvl w:ilvl="4">
      <w:start w:val="1"/>
      <w:numFmt w:val="upperLetter"/>
      <w:pStyle w:val="Level5"/>
      <w:lvlText w:val="(%5)"/>
      <w:lvlJc w:val="left"/>
      <w:pPr>
        <w:tabs>
          <w:tab w:val="num" w:pos="3402"/>
        </w:tabs>
        <w:ind w:left="3400" w:hanging="680"/>
      </w:pPr>
      <w:rPr>
        <w:rFonts w:hint="default"/>
      </w:rPr>
    </w:lvl>
    <w:lvl w:ilvl="5">
      <w:start w:val="1"/>
      <w:numFmt w:val="upperRoman"/>
      <w:pStyle w:val="Level6"/>
      <w:lvlText w:val="(%6)"/>
      <w:lvlJc w:val="left"/>
      <w:pPr>
        <w:tabs>
          <w:tab w:val="num" w:pos="4082"/>
        </w:tabs>
        <w:ind w:left="4080" w:hanging="680"/>
      </w:pPr>
      <w:rPr>
        <w:rFonts w:hint="default"/>
      </w:rPr>
    </w:lvl>
    <w:lvl w:ilvl="6">
      <w:start w:val="1"/>
      <w:numFmt w:val="decimal"/>
      <w:pStyle w:val="Level7"/>
      <w:lvlText w:val="(%7)"/>
      <w:lvlJc w:val="left"/>
      <w:pPr>
        <w:tabs>
          <w:tab w:val="num" w:pos="4763"/>
        </w:tabs>
        <w:ind w:left="4760" w:hanging="680"/>
      </w:pPr>
      <w:rPr>
        <w:rFonts w:hint="default"/>
      </w:rPr>
    </w:lvl>
    <w:lvl w:ilvl="7">
      <w:start w:val="1"/>
      <w:numFmt w:val="lowerRoman"/>
      <w:pStyle w:val="Level8"/>
      <w:lvlText w:val="%8."/>
      <w:lvlJc w:val="left"/>
      <w:pPr>
        <w:tabs>
          <w:tab w:val="num" w:pos="5443"/>
        </w:tabs>
        <w:ind w:left="5443" w:hanging="683"/>
      </w:pPr>
      <w:rPr>
        <w:rFonts w:hint="default"/>
      </w:rPr>
    </w:lvl>
    <w:lvl w:ilvl="8">
      <w:start w:val="1"/>
      <w:numFmt w:val="lowerLetter"/>
      <w:pStyle w:val="Level9"/>
      <w:lvlText w:val="%9."/>
      <w:lvlJc w:val="left"/>
      <w:pPr>
        <w:tabs>
          <w:tab w:val="num" w:pos="6124"/>
        </w:tabs>
        <w:ind w:left="6124" w:hanging="681"/>
      </w:pPr>
      <w:rPr>
        <w:rFonts w:hint="default"/>
      </w:rPr>
    </w:lvl>
  </w:abstractNum>
  <w:abstractNum w:abstractNumId="22" w15:restartNumberingAfterBreak="0">
    <w:nsid w:val="401D5F41"/>
    <w:multiLevelType w:val="multilevel"/>
    <w:tmpl w:val="8A708A72"/>
    <w:styleLink w:val="MELegal"/>
    <w:lvl w:ilvl="0">
      <w:start w:val="1"/>
      <w:numFmt w:val="decimal"/>
      <w:pStyle w:val="MELegal1"/>
      <w:lvlText w:val="%1."/>
      <w:lvlJc w:val="left"/>
      <w:pPr>
        <w:ind w:left="680" w:hanging="680"/>
      </w:pPr>
      <w:rPr>
        <w:rFonts w:hint="default"/>
      </w:rPr>
    </w:lvl>
    <w:lvl w:ilvl="1">
      <w:start w:val="1"/>
      <w:numFmt w:val="decimal"/>
      <w:pStyle w:val="MELegal2"/>
      <w:lvlText w:val="%1.%2"/>
      <w:lvlJc w:val="left"/>
      <w:pPr>
        <w:ind w:left="680" w:hanging="680"/>
      </w:pPr>
      <w:rPr>
        <w:rFonts w:hint="default"/>
      </w:rPr>
    </w:lvl>
    <w:lvl w:ilvl="2">
      <w:start w:val="1"/>
      <w:numFmt w:val="lowerLetter"/>
      <w:pStyle w:val="MELegal3"/>
      <w:lvlText w:val="(%3)"/>
      <w:lvlJc w:val="left"/>
      <w:pPr>
        <w:ind w:left="1361" w:hanging="681"/>
      </w:pPr>
      <w:rPr>
        <w:rFonts w:hint="default"/>
      </w:rPr>
    </w:lvl>
    <w:lvl w:ilvl="3">
      <w:start w:val="1"/>
      <w:numFmt w:val="lowerRoman"/>
      <w:pStyle w:val="MELegal4"/>
      <w:lvlText w:val="(%4)"/>
      <w:lvlJc w:val="left"/>
      <w:pPr>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02"/>
        </w:tabs>
        <w:ind w:left="3402" w:hanging="680"/>
      </w:pPr>
      <w:rPr>
        <w:rFonts w:hint="default"/>
      </w:rPr>
    </w:lvl>
    <w:lvl w:ilvl="6">
      <w:start w:val="1"/>
      <w:numFmt w:val="decimal"/>
      <w:pStyle w:val="MELegal7"/>
      <w:lvlText w:val="(%7)"/>
      <w:lvlJc w:val="left"/>
      <w:pPr>
        <w:tabs>
          <w:tab w:val="num" w:pos="4082"/>
        </w:tabs>
        <w:ind w:left="4082" w:hanging="680"/>
      </w:pPr>
      <w:rPr>
        <w:rFonts w:hint="default"/>
      </w:rPr>
    </w:lvl>
    <w:lvl w:ilvl="7">
      <w:start w:val="1"/>
      <w:numFmt w:val="upperLetter"/>
      <w:pStyle w:val="MELegal8"/>
      <w:lvlText w:val="%8."/>
      <w:lvlJc w:val="left"/>
      <w:pPr>
        <w:tabs>
          <w:tab w:val="num" w:pos="4763"/>
        </w:tabs>
        <w:ind w:left="4763" w:hanging="681"/>
      </w:pPr>
      <w:rPr>
        <w:rFonts w:hint="default"/>
      </w:rPr>
    </w:lvl>
    <w:lvl w:ilvl="8">
      <w:start w:val="1"/>
      <w:numFmt w:val="upperRoman"/>
      <w:pStyle w:val="MELegal9"/>
      <w:lvlText w:val="%9."/>
      <w:lvlJc w:val="left"/>
      <w:pPr>
        <w:tabs>
          <w:tab w:val="num" w:pos="5443"/>
        </w:tabs>
        <w:ind w:left="5443" w:hanging="680"/>
      </w:pPr>
      <w:rPr>
        <w:rFonts w:hint="default"/>
      </w:rPr>
    </w:lvl>
  </w:abstractNum>
  <w:abstractNum w:abstractNumId="23" w15:restartNumberingAfterBreak="0">
    <w:nsid w:val="4CEA69DF"/>
    <w:multiLevelType w:val="multilevel"/>
    <w:tmpl w:val="7CFC59C0"/>
    <w:numStyleLink w:val="Bullets"/>
  </w:abstractNum>
  <w:abstractNum w:abstractNumId="24" w15:restartNumberingAfterBreak="0">
    <w:nsid w:val="53E82516"/>
    <w:multiLevelType w:val="hybridMultilevel"/>
    <w:tmpl w:val="0BE475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AC0974"/>
    <w:multiLevelType w:val="multilevel"/>
    <w:tmpl w:val="2C7A9A8E"/>
    <w:numStyleLink w:val="Warranty"/>
  </w:abstractNum>
  <w:abstractNum w:abstractNumId="26" w15:restartNumberingAfterBreak="0">
    <w:nsid w:val="5F55191B"/>
    <w:multiLevelType w:val="multilevel"/>
    <w:tmpl w:val="529202EE"/>
    <w:numStyleLink w:val="Item"/>
  </w:abstractNum>
  <w:abstractNum w:abstractNumId="27" w15:restartNumberingAfterBreak="0">
    <w:nsid w:val="60F7271F"/>
    <w:multiLevelType w:val="multilevel"/>
    <w:tmpl w:val="DE142736"/>
    <w:styleLink w:val="MEBasic"/>
    <w:lvl w:ilvl="0">
      <w:start w:val="1"/>
      <w:numFmt w:val="decimal"/>
      <w:pStyle w:val="MEBasic1"/>
      <w:lvlText w:val="%1."/>
      <w:lvlJc w:val="left"/>
      <w:pPr>
        <w:ind w:left="680" w:hanging="680"/>
      </w:pPr>
      <w:rPr>
        <w:rFonts w:hint="default"/>
      </w:rPr>
    </w:lvl>
    <w:lvl w:ilvl="1">
      <w:start w:val="1"/>
      <w:numFmt w:val="decimal"/>
      <w:pStyle w:val="MEBasic2"/>
      <w:lvlText w:val="%1.%2"/>
      <w:lvlJc w:val="left"/>
      <w:pPr>
        <w:ind w:left="680" w:hanging="680"/>
      </w:pPr>
      <w:rPr>
        <w:rFonts w:hint="default"/>
      </w:rPr>
    </w:lvl>
    <w:lvl w:ilvl="2">
      <w:start w:val="1"/>
      <w:numFmt w:val="lowerLetter"/>
      <w:pStyle w:val="MEBasic3"/>
      <w:lvlText w:val="(%3)"/>
      <w:lvlJc w:val="left"/>
      <w:pPr>
        <w:ind w:left="1361" w:hanging="681"/>
      </w:pPr>
      <w:rPr>
        <w:rFonts w:hint="default"/>
      </w:rPr>
    </w:lvl>
    <w:lvl w:ilvl="3">
      <w:start w:val="1"/>
      <w:numFmt w:val="lowerRoman"/>
      <w:pStyle w:val="MEBasic4"/>
      <w:lvlText w:val="(%4)"/>
      <w:lvlJc w:val="left"/>
      <w:pPr>
        <w:ind w:left="2041" w:hanging="680"/>
      </w:pPr>
      <w:rPr>
        <w:rFonts w:hint="default"/>
      </w:rPr>
    </w:lvl>
    <w:lvl w:ilvl="4">
      <w:start w:val="1"/>
      <w:numFmt w:val="upperLetter"/>
      <w:pStyle w:val="MEBasic5"/>
      <w:lvlText w:val="(%5)"/>
      <w:lvlJc w:val="left"/>
      <w:pPr>
        <w:tabs>
          <w:tab w:val="num" w:pos="2722"/>
        </w:tabs>
        <w:ind w:left="2722" w:hanging="681"/>
      </w:pPr>
      <w:rPr>
        <w:rFonts w:hint="default"/>
      </w:rPr>
    </w:lvl>
    <w:lvl w:ilvl="5">
      <w:start w:val="1"/>
      <w:numFmt w:val="upperRoman"/>
      <w:pStyle w:val="MEBasic6"/>
      <w:lvlText w:val="(%6)"/>
      <w:lvlJc w:val="left"/>
      <w:pPr>
        <w:tabs>
          <w:tab w:val="num" w:pos="3402"/>
        </w:tabs>
        <w:ind w:left="3402" w:hanging="680"/>
      </w:pPr>
      <w:rPr>
        <w:rFonts w:hint="default"/>
      </w:rPr>
    </w:lvl>
    <w:lvl w:ilvl="6">
      <w:start w:val="1"/>
      <w:numFmt w:val="decimal"/>
      <w:pStyle w:val="MEBasic7"/>
      <w:lvlText w:val="(%7)"/>
      <w:lvlJc w:val="left"/>
      <w:pPr>
        <w:tabs>
          <w:tab w:val="num" w:pos="4082"/>
        </w:tabs>
        <w:ind w:left="4082" w:hanging="680"/>
      </w:pPr>
      <w:rPr>
        <w:rFonts w:hint="default"/>
      </w:rPr>
    </w:lvl>
    <w:lvl w:ilvl="7">
      <w:start w:val="1"/>
      <w:numFmt w:val="upperLetter"/>
      <w:pStyle w:val="MEBasic8"/>
      <w:lvlText w:val="%8."/>
      <w:lvlJc w:val="left"/>
      <w:pPr>
        <w:tabs>
          <w:tab w:val="num" w:pos="4763"/>
        </w:tabs>
        <w:ind w:left="4763" w:hanging="681"/>
      </w:pPr>
      <w:rPr>
        <w:rFonts w:hint="default"/>
      </w:rPr>
    </w:lvl>
    <w:lvl w:ilvl="8">
      <w:start w:val="1"/>
      <w:numFmt w:val="upperRoman"/>
      <w:pStyle w:val="MEBasic9"/>
      <w:lvlText w:val="%9"/>
      <w:lvlJc w:val="left"/>
      <w:pPr>
        <w:tabs>
          <w:tab w:val="num" w:pos="5443"/>
        </w:tabs>
        <w:ind w:left="5443" w:hanging="680"/>
      </w:pPr>
      <w:rPr>
        <w:rFonts w:hint="default"/>
      </w:rPr>
    </w:lvl>
  </w:abstractNum>
  <w:abstractNum w:abstractNumId="28" w15:restartNumberingAfterBreak="0">
    <w:nsid w:val="61FA7149"/>
    <w:multiLevelType w:val="multilevel"/>
    <w:tmpl w:val="2C7A9A8E"/>
    <w:styleLink w:val="Warranty"/>
    <w:lvl w:ilvl="0">
      <w:start w:val="1"/>
      <w:numFmt w:val="decimal"/>
      <w:pStyle w:val="WarrantyL1"/>
      <w:suff w:val="nothing"/>
      <w:lvlText w:val="Warranty %1"/>
      <w:lvlJc w:val="left"/>
      <w:pPr>
        <w:ind w:left="0" w:firstLine="0"/>
      </w:pPr>
      <w:rPr>
        <w:rFonts w:hint="default"/>
      </w:rPr>
    </w:lvl>
    <w:lvl w:ilvl="1">
      <w:start w:val="1"/>
      <w:numFmt w:val="decimal"/>
      <w:pStyle w:val="WarrantyL2"/>
      <w:lvlText w:val="%1.%2"/>
      <w:lvlJc w:val="left"/>
      <w:pPr>
        <w:ind w:left="680" w:hanging="680"/>
      </w:pPr>
      <w:rPr>
        <w:rFonts w:hint="default"/>
      </w:rPr>
    </w:lvl>
    <w:lvl w:ilvl="2">
      <w:start w:val="1"/>
      <w:numFmt w:val="lowerLetter"/>
      <w:pStyle w:val="WarrantyL3"/>
      <w:lvlText w:val="(%3)"/>
      <w:lvlJc w:val="left"/>
      <w:pPr>
        <w:ind w:left="1361" w:hanging="681"/>
      </w:pPr>
      <w:rPr>
        <w:rFonts w:hint="default"/>
      </w:rPr>
    </w:lvl>
    <w:lvl w:ilvl="3">
      <w:start w:val="1"/>
      <w:numFmt w:val="lowerRoman"/>
      <w:pStyle w:val="WarrantyL4"/>
      <w:lvlText w:val="(%4)"/>
      <w:lvlJc w:val="left"/>
      <w:pPr>
        <w:ind w:left="2041" w:hanging="680"/>
      </w:pPr>
      <w:rPr>
        <w:rFonts w:hint="default"/>
      </w:rPr>
    </w:lvl>
    <w:lvl w:ilvl="4">
      <w:start w:val="1"/>
      <w:numFmt w:val="upperLetter"/>
      <w:pStyle w:val="WarrantyL5"/>
      <w:lvlText w:val="(%5)"/>
      <w:lvlJc w:val="left"/>
      <w:pPr>
        <w:tabs>
          <w:tab w:val="num" w:pos="2722"/>
        </w:tabs>
        <w:ind w:left="2722" w:hanging="681"/>
      </w:pPr>
      <w:rPr>
        <w:rFonts w:hint="default"/>
      </w:rPr>
    </w:lvl>
    <w:lvl w:ilvl="5">
      <w:start w:val="1"/>
      <w:numFmt w:val="upperRoman"/>
      <w:pStyle w:val="WarrantyL6"/>
      <w:lvlText w:val="(%6)"/>
      <w:lvlJc w:val="left"/>
      <w:pPr>
        <w:tabs>
          <w:tab w:val="num" w:pos="3402"/>
        </w:tabs>
        <w:ind w:left="3402" w:hanging="680"/>
      </w:pPr>
      <w:rPr>
        <w:rFonts w:hint="default"/>
      </w:rPr>
    </w:lvl>
    <w:lvl w:ilvl="6">
      <w:start w:val="1"/>
      <w:numFmt w:val="decimal"/>
      <w:pStyle w:val="WarrantyL7"/>
      <w:lvlText w:val="(%7)"/>
      <w:lvlJc w:val="left"/>
      <w:pPr>
        <w:tabs>
          <w:tab w:val="num" w:pos="4082"/>
        </w:tabs>
        <w:ind w:left="4082" w:hanging="680"/>
      </w:pPr>
      <w:rPr>
        <w:rFonts w:hint="default"/>
      </w:rPr>
    </w:lvl>
    <w:lvl w:ilvl="7">
      <w:start w:val="1"/>
      <w:numFmt w:val="upperLetter"/>
      <w:pStyle w:val="WarrantyL8"/>
      <w:lvlText w:val="%8."/>
      <w:lvlJc w:val="left"/>
      <w:pPr>
        <w:tabs>
          <w:tab w:val="num" w:pos="4763"/>
        </w:tabs>
        <w:ind w:left="4763" w:hanging="681"/>
      </w:pPr>
      <w:rPr>
        <w:rFonts w:hint="default"/>
      </w:rPr>
    </w:lvl>
    <w:lvl w:ilvl="8">
      <w:start w:val="1"/>
      <w:numFmt w:val="upperRoman"/>
      <w:pStyle w:val="WarrantyL9"/>
      <w:lvlText w:val="%9."/>
      <w:lvlJc w:val="left"/>
      <w:pPr>
        <w:tabs>
          <w:tab w:val="num" w:pos="5443"/>
        </w:tabs>
        <w:ind w:left="5443" w:hanging="680"/>
      </w:pPr>
      <w:rPr>
        <w:rFonts w:hint="default"/>
      </w:rPr>
    </w:lvl>
  </w:abstractNum>
  <w:abstractNum w:abstractNumId="29" w15:restartNumberingAfterBreak="0">
    <w:nsid w:val="66482B96"/>
    <w:multiLevelType w:val="multilevel"/>
    <w:tmpl w:val="A1941708"/>
    <w:numStyleLink w:val="Part"/>
  </w:abstractNum>
  <w:num w:numId="1" w16cid:durableId="844515834">
    <w:abstractNumId w:val="9"/>
  </w:num>
  <w:num w:numId="2" w16cid:durableId="1879975250">
    <w:abstractNumId w:val="11"/>
  </w:num>
  <w:num w:numId="3" w16cid:durableId="1783766825">
    <w:abstractNumId w:val="7"/>
  </w:num>
  <w:num w:numId="4" w16cid:durableId="1208495330">
    <w:abstractNumId w:val="6"/>
  </w:num>
  <w:num w:numId="5" w16cid:durableId="1930236000">
    <w:abstractNumId w:val="5"/>
  </w:num>
  <w:num w:numId="6" w16cid:durableId="189414636">
    <w:abstractNumId w:val="4"/>
  </w:num>
  <w:num w:numId="7" w16cid:durableId="846477587">
    <w:abstractNumId w:val="8"/>
  </w:num>
  <w:num w:numId="8" w16cid:durableId="1859737560">
    <w:abstractNumId w:val="3"/>
  </w:num>
  <w:num w:numId="9" w16cid:durableId="1851483783">
    <w:abstractNumId w:val="2"/>
  </w:num>
  <w:num w:numId="10" w16cid:durableId="326446484">
    <w:abstractNumId w:val="1"/>
  </w:num>
  <w:num w:numId="11" w16cid:durableId="1919628647">
    <w:abstractNumId w:val="0"/>
  </w:num>
  <w:num w:numId="12" w16cid:durableId="251938171">
    <w:abstractNumId w:val="20"/>
  </w:num>
  <w:num w:numId="13" w16cid:durableId="1939478853">
    <w:abstractNumId w:val="21"/>
  </w:num>
  <w:num w:numId="14" w16cid:durableId="1686713606">
    <w:abstractNumId w:val="27"/>
  </w:num>
  <w:num w:numId="15" w16cid:durableId="377895245">
    <w:abstractNumId w:val="19"/>
  </w:num>
  <w:num w:numId="16" w16cid:durableId="2102219241">
    <w:abstractNumId w:val="18"/>
  </w:num>
  <w:num w:numId="17" w16cid:durableId="1588805290">
    <w:abstractNumId w:val="28"/>
  </w:num>
  <w:num w:numId="18" w16cid:durableId="1738552556">
    <w:abstractNumId w:val="16"/>
  </w:num>
  <w:num w:numId="19" w16cid:durableId="1948929672">
    <w:abstractNumId w:val="12"/>
    <w:lvlOverride w:ilvl="0">
      <w:lvl w:ilvl="0">
        <w:start w:val="1"/>
        <w:numFmt w:val="decimal"/>
        <w:pStyle w:val="MENoIndent1"/>
        <w:suff w:val="nothing"/>
        <w:lvlText w:val="%1"/>
        <w:lvlJc w:val="left"/>
        <w:pPr>
          <w:ind w:left="0" w:firstLine="0"/>
        </w:pPr>
        <w:rPr>
          <w:rFonts w:hint="default"/>
        </w:rPr>
      </w:lvl>
    </w:lvlOverride>
  </w:num>
  <w:num w:numId="20" w16cid:durableId="479880654">
    <w:abstractNumId w:val="29"/>
  </w:num>
  <w:num w:numId="21" w16cid:durableId="1956864951">
    <w:abstractNumId w:val="25"/>
  </w:num>
  <w:num w:numId="22" w16cid:durableId="1780488119">
    <w:abstractNumId w:val="15"/>
  </w:num>
  <w:num w:numId="23" w16cid:durableId="699476278">
    <w:abstractNumId w:val="10"/>
  </w:num>
  <w:num w:numId="24" w16cid:durableId="1996644811">
    <w:abstractNumId w:val="23"/>
  </w:num>
  <w:num w:numId="25" w16cid:durableId="1011181018">
    <w:abstractNumId w:val="26"/>
  </w:num>
  <w:num w:numId="26" w16cid:durableId="175925192">
    <w:abstractNumId w:val="22"/>
  </w:num>
  <w:num w:numId="27" w16cid:durableId="16852811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25049908">
    <w:abstractNumId w:val="13"/>
  </w:num>
  <w:num w:numId="29" w16cid:durableId="942765216">
    <w:abstractNumId w:val="27"/>
  </w:num>
  <w:num w:numId="30" w16cid:durableId="472065868">
    <w:abstractNumId w:val="24"/>
  </w:num>
  <w:num w:numId="31" w16cid:durableId="1140155136">
    <w:abstractNumId w:val="21"/>
    <w:lvlOverride w:ilvl="0">
      <w:lvl w:ilvl="0">
        <w:start w:val="1"/>
        <w:numFmt w:val="upperLetter"/>
        <w:pStyle w:val="Level1"/>
        <w:lvlText w:val="%1"/>
        <w:lvlJc w:val="left"/>
        <w:pPr>
          <w:ind w:left="680" w:hanging="680"/>
        </w:pPr>
        <w:rPr>
          <w:rFonts w:ascii="Arial" w:hAnsi="Arial" w:hint="default"/>
          <w:sz w:val="20"/>
        </w:rPr>
      </w:lvl>
    </w:lvlOverride>
  </w:num>
  <w:num w:numId="32" w16cid:durableId="2095203715">
    <w:abstractNumId w:val="14"/>
  </w:num>
  <w:num w:numId="33" w16cid:durableId="1545871551">
    <w:abstractNumId w:val="27"/>
  </w:num>
  <w:num w:numId="34" w16cid:durableId="507255709">
    <w:abstractNumId w:val="27"/>
  </w:num>
  <w:num w:numId="35" w16cid:durableId="719938685">
    <w:abstractNumId w:val="27"/>
  </w:num>
  <w:num w:numId="36" w16cid:durableId="2056654950">
    <w:abstractNumId w:val="27"/>
  </w:num>
  <w:num w:numId="37" w16cid:durableId="1393772538">
    <w:abstractNumId w:val="27"/>
  </w:num>
  <w:num w:numId="38" w16cid:durableId="1406955884">
    <w:abstractNumId w:val="27"/>
  </w:num>
  <w:num w:numId="39" w16cid:durableId="223420599">
    <w:abstractNumId w:val="27"/>
  </w:num>
  <w:num w:numId="40" w16cid:durableId="67920647">
    <w:abstractNumId w:val="17"/>
  </w:num>
  <w:num w:numId="41" w16cid:durableId="1711224524">
    <w:abstractNumId w:val="27"/>
  </w:num>
  <w:num w:numId="42" w16cid:durableId="1663511544">
    <w:abstractNumId w:val="27"/>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ach Joubert">
    <w15:presenceInfo w15:providerId="None" w15:userId="Zach Joube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680"/>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SSOCID" w:val="906307"/>
    <w:docVar w:name="COMPANYID" w:val="2122615677"/>
    <w:docVar w:name="DOCID" w:val=" "/>
    <w:docVar w:name="EDITION" w:val="FM"/>
    <w:docVar w:name="SERIALNO" w:val="11543"/>
  </w:docVars>
  <w:rsids>
    <w:rsidRoot w:val="00793C7B"/>
    <w:rsid w:val="000010C1"/>
    <w:rsid w:val="00006700"/>
    <w:rsid w:val="000133FE"/>
    <w:rsid w:val="00033B1F"/>
    <w:rsid w:val="000365F2"/>
    <w:rsid w:val="00041467"/>
    <w:rsid w:val="000416F5"/>
    <w:rsid w:val="0005021E"/>
    <w:rsid w:val="00057079"/>
    <w:rsid w:val="00057441"/>
    <w:rsid w:val="000635DF"/>
    <w:rsid w:val="0006780E"/>
    <w:rsid w:val="00080259"/>
    <w:rsid w:val="00092164"/>
    <w:rsid w:val="0009493A"/>
    <w:rsid w:val="000A3A94"/>
    <w:rsid w:val="000A48B1"/>
    <w:rsid w:val="000B416B"/>
    <w:rsid w:val="000B53D9"/>
    <w:rsid w:val="000C00B0"/>
    <w:rsid w:val="000C33B1"/>
    <w:rsid w:val="000C433F"/>
    <w:rsid w:val="000C5E97"/>
    <w:rsid w:val="000D6D41"/>
    <w:rsid w:val="000E144F"/>
    <w:rsid w:val="000E61E4"/>
    <w:rsid w:val="00107AC4"/>
    <w:rsid w:val="00113374"/>
    <w:rsid w:val="001156A6"/>
    <w:rsid w:val="001168FA"/>
    <w:rsid w:val="001172A3"/>
    <w:rsid w:val="00122833"/>
    <w:rsid w:val="00125D52"/>
    <w:rsid w:val="00131C7C"/>
    <w:rsid w:val="00134785"/>
    <w:rsid w:val="00134B20"/>
    <w:rsid w:val="00150878"/>
    <w:rsid w:val="00152377"/>
    <w:rsid w:val="00153A87"/>
    <w:rsid w:val="001615FC"/>
    <w:rsid w:val="001616AE"/>
    <w:rsid w:val="00161B66"/>
    <w:rsid w:val="001653EB"/>
    <w:rsid w:val="00175086"/>
    <w:rsid w:val="00192203"/>
    <w:rsid w:val="001B1C10"/>
    <w:rsid w:val="001B60C4"/>
    <w:rsid w:val="001C2AD1"/>
    <w:rsid w:val="001C39A0"/>
    <w:rsid w:val="001C3E01"/>
    <w:rsid w:val="001D1D36"/>
    <w:rsid w:val="001E6715"/>
    <w:rsid w:val="001E6C3A"/>
    <w:rsid w:val="001F64CF"/>
    <w:rsid w:val="0020157A"/>
    <w:rsid w:val="00204ED6"/>
    <w:rsid w:val="00211028"/>
    <w:rsid w:val="0021287F"/>
    <w:rsid w:val="002145AE"/>
    <w:rsid w:val="002241CE"/>
    <w:rsid w:val="00230AE9"/>
    <w:rsid w:val="002350A4"/>
    <w:rsid w:val="0024129E"/>
    <w:rsid w:val="0024200C"/>
    <w:rsid w:val="0024675F"/>
    <w:rsid w:val="002469B7"/>
    <w:rsid w:val="00255A3D"/>
    <w:rsid w:val="00255ACD"/>
    <w:rsid w:val="00260C66"/>
    <w:rsid w:val="00274EC2"/>
    <w:rsid w:val="0027556C"/>
    <w:rsid w:val="00280A2D"/>
    <w:rsid w:val="00287C4F"/>
    <w:rsid w:val="00292B39"/>
    <w:rsid w:val="002A0744"/>
    <w:rsid w:val="002A16DA"/>
    <w:rsid w:val="002A2733"/>
    <w:rsid w:val="002A2AC0"/>
    <w:rsid w:val="002C08FD"/>
    <w:rsid w:val="002C0C1B"/>
    <w:rsid w:val="002C2C98"/>
    <w:rsid w:val="002C3B28"/>
    <w:rsid w:val="002C70AB"/>
    <w:rsid w:val="002E55A4"/>
    <w:rsid w:val="002E6429"/>
    <w:rsid w:val="002F2EE6"/>
    <w:rsid w:val="0030395E"/>
    <w:rsid w:val="0032591E"/>
    <w:rsid w:val="00336649"/>
    <w:rsid w:val="00362641"/>
    <w:rsid w:val="00362ACC"/>
    <w:rsid w:val="00366080"/>
    <w:rsid w:val="00366BD0"/>
    <w:rsid w:val="00376385"/>
    <w:rsid w:val="003A0687"/>
    <w:rsid w:val="003B0E2C"/>
    <w:rsid w:val="003B48CC"/>
    <w:rsid w:val="003C2577"/>
    <w:rsid w:val="003D200A"/>
    <w:rsid w:val="003D4847"/>
    <w:rsid w:val="003D5B2E"/>
    <w:rsid w:val="003E3D81"/>
    <w:rsid w:val="003F10FB"/>
    <w:rsid w:val="003F128C"/>
    <w:rsid w:val="003F3C0E"/>
    <w:rsid w:val="003F4C0C"/>
    <w:rsid w:val="0040170E"/>
    <w:rsid w:val="00404AC7"/>
    <w:rsid w:val="00416F40"/>
    <w:rsid w:val="00427EC2"/>
    <w:rsid w:val="004350F2"/>
    <w:rsid w:val="00461B24"/>
    <w:rsid w:val="00463A99"/>
    <w:rsid w:val="00472BAF"/>
    <w:rsid w:val="00473996"/>
    <w:rsid w:val="00477135"/>
    <w:rsid w:val="00480C53"/>
    <w:rsid w:val="00483048"/>
    <w:rsid w:val="0048747A"/>
    <w:rsid w:val="00497793"/>
    <w:rsid w:val="004A1AF1"/>
    <w:rsid w:val="004B2853"/>
    <w:rsid w:val="004D6BD3"/>
    <w:rsid w:val="004E4874"/>
    <w:rsid w:val="004F00B3"/>
    <w:rsid w:val="004F408B"/>
    <w:rsid w:val="004F59EF"/>
    <w:rsid w:val="005118BD"/>
    <w:rsid w:val="0052200A"/>
    <w:rsid w:val="00530EBC"/>
    <w:rsid w:val="00531AE0"/>
    <w:rsid w:val="00535006"/>
    <w:rsid w:val="00535B3C"/>
    <w:rsid w:val="005560A1"/>
    <w:rsid w:val="00563931"/>
    <w:rsid w:val="005641FA"/>
    <w:rsid w:val="00564970"/>
    <w:rsid w:val="00566C90"/>
    <w:rsid w:val="005829B4"/>
    <w:rsid w:val="005846A4"/>
    <w:rsid w:val="00596E09"/>
    <w:rsid w:val="005A02F5"/>
    <w:rsid w:val="005A08A3"/>
    <w:rsid w:val="005A1FFE"/>
    <w:rsid w:val="005B5C91"/>
    <w:rsid w:val="005C0669"/>
    <w:rsid w:val="005C2583"/>
    <w:rsid w:val="005C68AD"/>
    <w:rsid w:val="005D3035"/>
    <w:rsid w:val="005E6115"/>
    <w:rsid w:val="005F4761"/>
    <w:rsid w:val="005F4BEE"/>
    <w:rsid w:val="00604497"/>
    <w:rsid w:val="006067F4"/>
    <w:rsid w:val="00610764"/>
    <w:rsid w:val="00615B0C"/>
    <w:rsid w:val="00616401"/>
    <w:rsid w:val="00616DD6"/>
    <w:rsid w:val="006304DB"/>
    <w:rsid w:val="00661DBB"/>
    <w:rsid w:val="006650B6"/>
    <w:rsid w:val="0066578F"/>
    <w:rsid w:val="00676451"/>
    <w:rsid w:val="00685942"/>
    <w:rsid w:val="006A7A9C"/>
    <w:rsid w:val="006B1FE2"/>
    <w:rsid w:val="006B686E"/>
    <w:rsid w:val="006C2D65"/>
    <w:rsid w:val="006C4624"/>
    <w:rsid w:val="006D2DE6"/>
    <w:rsid w:val="006D531F"/>
    <w:rsid w:val="006E2D4C"/>
    <w:rsid w:val="006F3A40"/>
    <w:rsid w:val="006F4E98"/>
    <w:rsid w:val="00700DB6"/>
    <w:rsid w:val="00700E0E"/>
    <w:rsid w:val="00701555"/>
    <w:rsid w:val="00701A70"/>
    <w:rsid w:val="00712342"/>
    <w:rsid w:val="00755801"/>
    <w:rsid w:val="007579D2"/>
    <w:rsid w:val="00761515"/>
    <w:rsid w:val="007638E7"/>
    <w:rsid w:val="007647AF"/>
    <w:rsid w:val="00767840"/>
    <w:rsid w:val="0077175C"/>
    <w:rsid w:val="007748C9"/>
    <w:rsid w:val="007809DE"/>
    <w:rsid w:val="007845F8"/>
    <w:rsid w:val="007902DE"/>
    <w:rsid w:val="0079278D"/>
    <w:rsid w:val="00793C7B"/>
    <w:rsid w:val="007A0DE0"/>
    <w:rsid w:val="007A0FB9"/>
    <w:rsid w:val="007A6F62"/>
    <w:rsid w:val="007B187D"/>
    <w:rsid w:val="007B3EB8"/>
    <w:rsid w:val="007D321C"/>
    <w:rsid w:val="007D4BDE"/>
    <w:rsid w:val="007D4C43"/>
    <w:rsid w:val="007E52F4"/>
    <w:rsid w:val="007E591F"/>
    <w:rsid w:val="007F0509"/>
    <w:rsid w:val="008278CC"/>
    <w:rsid w:val="008310EB"/>
    <w:rsid w:val="008379AA"/>
    <w:rsid w:val="0084031E"/>
    <w:rsid w:val="008708BC"/>
    <w:rsid w:val="008725B6"/>
    <w:rsid w:val="00872C9E"/>
    <w:rsid w:val="008765F0"/>
    <w:rsid w:val="00891E74"/>
    <w:rsid w:val="008957B4"/>
    <w:rsid w:val="008B0AE9"/>
    <w:rsid w:val="008B5CED"/>
    <w:rsid w:val="008D64B6"/>
    <w:rsid w:val="008E4A77"/>
    <w:rsid w:val="008F28C4"/>
    <w:rsid w:val="00920331"/>
    <w:rsid w:val="00920934"/>
    <w:rsid w:val="00920C6F"/>
    <w:rsid w:val="00935CAB"/>
    <w:rsid w:val="009366BD"/>
    <w:rsid w:val="0093770A"/>
    <w:rsid w:val="00943F96"/>
    <w:rsid w:val="0095002E"/>
    <w:rsid w:val="0096674A"/>
    <w:rsid w:val="009834EE"/>
    <w:rsid w:val="0099570E"/>
    <w:rsid w:val="009B5289"/>
    <w:rsid w:val="009C2223"/>
    <w:rsid w:val="009C6A23"/>
    <w:rsid w:val="009D682D"/>
    <w:rsid w:val="009E07C8"/>
    <w:rsid w:val="009E0A05"/>
    <w:rsid w:val="009E4C2E"/>
    <w:rsid w:val="009F4092"/>
    <w:rsid w:val="00A00F9D"/>
    <w:rsid w:val="00A01B89"/>
    <w:rsid w:val="00A03B2B"/>
    <w:rsid w:val="00A15F2A"/>
    <w:rsid w:val="00A179A3"/>
    <w:rsid w:val="00A35297"/>
    <w:rsid w:val="00A35601"/>
    <w:rsid w:val="00A37777"/>
    <w:rsid w:val="00A4258D"/>
    <w:rsid w:val="00A42A03"/>
    <w:rsid w:val="00A462FB"/>
    <w:rsid w:val="00A474E4"/>
    <w:rsid w:val="00A57ABA"/>
    <w:rsid w:val="00A617DC"/>
    <w:rsid w:val="00A67BF2"/>
    <w:rsid w:val="00A90191"/>
    <w:rsid w:val="00A90D00"/>
    <w:rsid w:val="00A911FC"/>
    <w:rsid w:val="00A93F2B"/>
    <w:rsid w:val="00A95641"/>
    <w:rsid w:val="00A96C27"/>
    <w:rsid w:val="00AA5D6F"/>
    <w:rsid w:val="00AA78F1"/>
    <w:rsid w:val="00AB26D4"/>
    <w:rsid w:val="00AB50D8"/>
    <w:rsid w:val="00AB6BB1"/>
    <w:rsid w:val="00AB7990"/>
    <w:rsid w:val="00AC5B45"/>
    <w:rsid w:val="00AD7D7E"/>
    <w:rsid w:val="00AE2700"/>
    <w:rsid w:val="00AF06AE"/>
    <w:rsid w:val="00B01627"/>
    <w:rsid w:val="00B01F77"/>
    <w:rsid w:val="00B02C29"/>
    <w:rsid w:val="00B11049"/>
    <w:rsid w:val="00B12CFD"/>
    <w:rsid w:val="00B131E3"/>
    <w:rsid w:val="00B20615"/>
    <w:rsid w:val="00B22B59"/>
    <w:rsid w:val="00B24F82"/>
    <w:rsid w:val="00B4052E"/>
    <w:rsid w:val="00B4433C"/>
    <w:rsid w:val="00B47BC6"/>
    <w:rsid w:val="00B66EAB"/>
    <w:rsid w:val="00B76EA9"/>
    <w:rsid w:val="00B9274F"/>
    <w:rsid w:val="00BA506F"/>
    <w:rsid w:val="00BB0803"/>
    <w:rsid w:val="00BC50D5"/>
    <w:rsid w:val="00BD06FC"/>
    <w:rsid w:val="00BD24BA"/>
    <w:rsid w:val="00BD41CD"/>
    <w:rsid w:val="00BD5B90"/>
    <w:rsid w:val="00BF0829"/>
    <w:rsid w:val="00BF2583"/>
    <w:rsid w:val="00BF29DF"/>
    <w:rsid w:val="00BF2B90"/>
    <w:rsid w:val="00C152F4"/>
    <w:rsid w:val="00C24737"/>
    <w:rsid w:val="00C36711"/>
    <w:rsid w:val="00C455BF"/>
    <w:rsid w:val="00C5177E"/>
    <w:rsid w:val="00C524C0"/>
    <w:rsid w:val="00C6109D"/>
    <w:rsid w:val="00C67934"/>
    <w:rsid w:val="00C8205D"/>
    <w:rsid w:val="00C849F9"/>
    <w:rsid w:val="00C90816"/>
    <w:rsid w:val="00C93C0B"/>
    <w:rsid w:val="00C94979"/>
    <w:rsid w:val="00C979BE"/>
    <w:rsid w:val="00CB2A32"/>
    <w:rsid w:val="00CC6A4F"/>
    <w:rsid w:val="00CD5258"/>
    <w:rsid w:val="00CE4128"/>
    <w:rsid w:val="00D00F7E"/>
    <w:rsid w:val="00D0504E"/>
    <w:rsid w:val="00D07005"/>
    <w:rsid w:val="00D136ED"/>
    <w:rsid w:val="00D15D00"/>
    <w:rsid w:val="00D17AF1"/>
    <w:rsid w:val="00D27389"/>
    <w:rsid w:val="00D314E7"/>
    <w:rsid w:val="00D35C67"/>
    <w:rsid w:val="00D36EAC"/>
    <w:rsid w:val="00D41F56"/>
    <w:rsid w:val="00D45945"/>
    <w:rsid w:val="00D5033D"/>
    <w:rsid w:val="00D52273"/>
    <w:rsid w:val="00D52399"/>
    <w:rsid w:val="00D66F81"/>
    <w:rsid w:val="00D7361E"/>
    <w:rsid w:val="00D759DE"/>
    <w:rsid w:val="00D8499A"/>
    <w:rsid w:val="00D91CEA"/>
    <w:rsid w:val="00D95D64"/>
    <w:rsid w:val="00DA1640"/>
    <w:rsid w:val="00DA3F23"/>
    <w:rsid w:val="00DA53BF"/>
    <w:rsid w:val="00DA7302"/>
    <w:rsid w:val="00DB02C3"/>
    <w:rsid w:val="00DB0419"/>
    <w:rsid w:val="00DD7BDA"/>
    <w:rsid w:val="00E04ACB"/>
    <w:rsid w:val="00E05851"/>
    <w:rsid w:val="00E10591"/>
    <w:rsid w:val="00E13034"/>
    <w:rsid w:val="00E2655A"/>
    <w:rsid w:val="00E273D2"/>
    <w:rsid w:val="00E36FB1"/>
    <w:rsid w:val="00E43977"/>
    <w:rsid w:val="00E47CCA"/>
    <w:rsid w:val="00E53ACA"/>
    <w:rsid w:val="00E62BD5"/>
    <w:rsid w:val="00E66598"/>
    <w:rsid w:val="00E760AE"/>
    <w:rsid w:val="00E8441B"/>
    <w:rsid w:val="00E9222C"/>
    <w:rsid w:val="00E93EAB"/>
    <w:rsid w:val="00E97B40"/>
    <w:rsid w:val="00EC73CB"/>
    <w:rsid w:val="00ED4414"/>
    <w:rsid w:val="00ED76BB"/>
    <w:rsid w:val="00EE12DA"/>
    <w:rsid w:val="00EE7630"/>
    <w:rsid w:val="00EF5405"/>
    <w:rsid w:val="00F02489"/>
    <w:rsid w:val="00F052F4"/>
    <w:rsid w:val="00F16399"/>
    <w:rsid w:val="00F22CBF"/>
    <w:rsid w:val="00F271AF"/>
    <w:rsid w:val="00F41998"/>
    <w:rsid w:val="00F54B1C"/>
    <w:rsid w:val="00F56EF2"/>
    <w:rsid w:val="00F577C9"/>
    <w:rsid w:val="00F72306"/>
    <w:rsid w:val="00F73087"/>
    <w:rsid w:val="00F738CB"/>
    <w:rsid w:val="00F7743C"/>
    <w:rsid w:val="00F82F40"/>
    <w:rsid w:val="00F830D2"/>
    <w:rsid w:val="00F86ACF"/>
    <w:rsid w:val="00F9090F"/>
    <w:rsid w:val="00FA5B18"/>
    <w:rsid w:val="00FB1210"/>
    <w:rsid w:val="00FB1BCC"/>
    <w:rsid w:val="00FB3EC5"/>
    <w:rsid w:val="00FB6C66"/>
    <w:rsid w:val="00FC0601"/>
    <w:rsid w:val="00FC0680"/>
    <w:rsid w:val="00FC1192"/>
    <w:rsid w:val="00FC41AD"/>
    <w:rsid w:val="00FD1D69"/>
    <w:rsid w:val="00FE3B9C"/>
    <w:rsid w:val="00FE3CDC"/>
    <w:rsid w:val="00FE672E"/>
    <w:rsid w:val="00FF1EC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2865B"/>
  <w15:docId w15:val="{2F920271-7087-4B76-8B1F-13192351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W1)" w:eastAsia="Times New Roman" w:hAnsi="Times New (W1)" w:cs="Times New Roman"/>
        <w:lang w:val="en-AU" w:eastAsia="en-AU" w:bidi="ar-SA"/>
      </w:rPr>
    </w:rPrDefault>
    <w:pPrDefault/>
  </w:docDefaults>
  <w:latentStyles w:defLockedState="0" w:defUIPriority="0" w:defSemiHidden="0" w:defUnhideWhenUsed="0" w:defQFormat="0" w:count="376">
    <w:lsdException w:name="Normal" w:uiPriority="2"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6" w:unhideWhenUsed="1"/>
    <w:lsdException w:name="footer" w:semiHidden="1" w:uiPriority="6"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6"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2"/>
    <w:qFormat/>
    <w:pPr>
      <w:spacing w:after="120" w:line="240" w:lineRule="atLeast"/>
    </w:pPr>
    <w:rPr>
      <w:rFonts w:ascii="Arial" w:hAnsi="Arial" w:cs="Angsana New"/>
      <w:szCs w:val="22"/>
      <w:lang w:eastAsia="zh-CN" w:bidi="th-TH"/>
    </w:rPr>
  </w:style>
  <w:style w:type="paragraph" w:styleId="Heading1">
    <w:name w:val="heading 1"/>
    <w:basedOn w:val="Normal"/>
    <w:next w:val="Normal"/>
    <w:link w:val="Heading1Char"/>
    <w:semiHidden/>
    <w:qFormat/>
    <w:pPr>
      <w:keepNext/>
      <w:numPr>
        <w:numId w:val="2"/>
      </w:numPr>
      <w:spacing w:before="240" w:after="60"/>
      <w:outlineLvl w:val="0"/>
    </w:pPr>
    <w:rPr>
      <w:b/>
      <w:bCs/>
      <w:kern w:val="28"/>
      <w:sz w:val="28"/>
      <w:szCs w:val="28"/>
    </w:rPr>
  </w:style>
  <w:style w:type="paragraph" w:styleId="Heading2">
    <w:name w:val="heading 2"/>
    <w:basedOn w:val="Normal"/>
    <w:next w:val="Normal"/>
    <w:link w:val="Heading2Char"/>
    <w:semiHidden/>
    <w:qFormat/>
    <w:pPr>
      <w:keepNext/>
      <w:numPr>
        <w:ilvl w:val="1"/>
        <w:numId w:val="2"/>
      </w:numPr>
      <w:spacing w:before="240" w:after="60"/>
      <w:outlineLvl w:val="1"/>
    </w:pPr>
    <w:rPr>
      <w:b/>
      <w:bCs/>
      <w:i/>
      <w:iCs/>
    </w:rPr>
  </w:style>
  <w:style w:type="paragraph" w:styleId="Heading3">
    <w:name w:val="heading 3"/>
    <w:basedOn w:val="Normal"/>
    <w:next w:val="Normal"/>
    <w:link w:val="Heading3Char"/>
    <w:semiHidden/>
    <w:qFormat/>
    <w:pPr>
      <w:keepNext/>
      <w:numPr>
        <w:ilvl w:val="2"/>
        <w:numId w:val="2"/>
      </w:numPr>
      <w:spacing w:before="240" w:after="60"/>
      <w:outlineLvl w:val="2"/>
    </w:pPr>
  </w:style>
  <w:style w:type="paragraph" w:styleId="Heading4">
    <w:name w:val="heading 4"/>
    <w:basedOn w:val="Normal"/>
    <w:next w:val="Normal"/>
    <w:link w:val="Heading4Char"/>
    <w:semiHidden/>
    <w:qFormat/>
    <w:pPr>
      <w:keepNext/>
      <w:numPr>
        <w:ilvl w:val="3"/>
        <w:numId w:val="2"/>
      </w:numPr>
      <w:spacing w:before="240" w:after="60"/>
      <w:outlineLvl w:val="3"/>
    </w:pPr>
    <w:rPr>
      <w:b/>
      <w:bCs/>
    </w:rPr>
  </w:style>
  <w:style w:type="paragraph" w:styleId="Heading5">
    <w:name w:val="heading 5"/>
    <w:basedOn w:val="Normal"/>
    <w:next w:val="Normal"/>
    <w:link w:val="Heading5Char"/>
    <w:semiHidden/>
    <w:qFormat/>
    <w:pPr>
      <w:numPr>
        <w:ilvl w:val="4"/>
        <w:numId w:val="2"/>
      </w:numPr>
      <w:spacing w:before="240" w:after="60"/>
      <w:outlineLvl w:val="4"/>
    </w:pPr>
  </w:style>
  <w:style w:type="paragraph" w:styleId="Heading6">
    <w:name w:val="heading 6"/>
    <w:basedOn w:val="Normal"/>
    <w:next w:val="Normal"/>
    <w:link w:val="Heading6Char"/>
    <w:semiHidden/>
    <w:qFormat/>
    <w:pPr>
      <w:numPr>
        <w:ilvl w:val="5"/>
        <w:numId w:val="2"/>
      </w:numPr>
      <w:spacing w:before="240" w:after="60"/>
      <w:outlineLvl w:val="5"/>
    </w:pPr>
    <w:rPr>
      <w:i/>
      <w:iCs/>
    </w:rPr>
  </w:style>
  <w:style w:type="paragraph" w:styleId="Heading7">
    <w:name w:val="heading 7"/>
    <w:basedOn w:val="Normal"/>
    <w:next w:val="Normal"/>
    <w:link w:val="Heading7Char"/>
    <w:semiHidden/>
    <w:qFormat/>
    <w:pPr>
      <w:numPr>
        <w:ilvl w:val="6"/>
        <w:numId w:val="2"/>
      </w:numPr>
      <w:spacing w:before="240" w:after="60"/>
      <w:outlineLvl w:val="6"/>
    </w:pPr>
    <w:rPr>
      <w:szCs w:val="20"/>
    </w:rPr>
  </w:style>
  <w:style w:type="paragraph" w:styleId="Heading8">
    <w:name w:val="heading 8"/>
    <w:basedOn w:val="Normal"/>
    <w:next w:val="Normal"/>
    <w:link w:val="Heading8Char"/>
    <w:semiHidden/>
    <w:qFormat/>
    <w:pPr>
      <w:numPr>
        <w:ilvl w:val="7"/>
        <w:numId w:val="2"/>
      </w:numPr>
      <w:spacing w:before="240" w:after="60"/>
      <w:outlineLvl w:val="7"/>
    </w:pPr>
    <w:rPr>
      <w:i/>
      <w:iCs/>
      <w:szCs w:val="20"/>
    </w:rPr>
  </w:style>
  <w:style w:type="paragraph" w:styleId="Heading9">
    <w:name w:val="heading 9"/>
    <w:basedOn w:val="Normal"/>
    <w:next w:val="Normal"/>
    <w:link w:val="Heading9Char"/>
    <w:semiHidden/>
    <w:qFormat/>
    <w:pPr>
      <w:numPr>
        <w:ilvl w:val="8"/>
        <w:numId w:val="2"/>
      </w:numPr>
      <w:spacing w:before="240" w:after="60"/>
      <w:outlineLvl w:val="8"/>
    </w:pPr>
    <w:rPr>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6"/>
    <w:pPr>
      <w:spacing w:before="60" w:after="0" w:line="240" w:lineRule="auto"/>
    </w:pPr>
    <w:rPr>
      <w:color w:val="404040"/>
      <w:sz w:val="14"/>
      <w:szCs w:val="15"/>
    </w:rPr>
  </w:style>
  <w:style w:type="paragraph" w:customStyle="1" w:styleId="DefinitionL1">
    <w:name w:val="Definition L1"/>
    <w:basedOn w:val="Normal"/>
    <w:uiPriority w:val="3"/>
    <w:qFormat/>
    <w:pPr>
      <w:numPr>
        <w:numId w:val="12"/>
      </w:numPr>
      <w:outlineLvl w:val="0"/>
    </w:pPr>
  </w:style>
  <w:style w:type="paragraph" w:customStyle="1" w:styleId="DefinitionL2">
    <w:name w:val="Definition L2"/>
    <w:basedOn w:val="Normal"/>
    <w:uiPriority w:val="3"/>
    <w:qFormat/>
    <w:pPr>
      <w:numPr>
        <w:ilvl w:val="1"/>
        <w:numId w:val="12"/>
      </w:numPr>
      <w:outlineLvl w:val="1"/>
    </w:pPr>
  </w:style>
  <w:style w:type="paragraph" w:customStyle="1" w:styleId="DefinitionL3">
    <w:name w:val="Definition L3"/>
    <w:basedOn w:val="Normal"/>
    <w:uiPriority w:val="3"/>
    <w:qFormat/>
    <w:pPr>
      <w:numPr>
        <w:ilvl w:val="2"/>
        <w:numId w:val="12"/>
      </w:numPr>
      <w:outlineLvl w:val="2"/>
    </w:pPr>
  </w:style>
  <w:style w:type="paragraph" w:customStyle="1" w:styleId="Level1">
    <w:name w:val="Level 1"/>
    <w:basedOn w:val="Normal"/>
    <w:uiPriority w:val="3"/>
    <w:qFormat/>
    <w:pPr>
      <w:numPr>
        <w:numId w:val="13"/>
      </w:numPr>
      <w:outlineLvl w:val="0"/>
    </w:pPr>
  </w:style>
  <w:style w:type="paragraph" w:customStyle="1" w:styleId="Level2">
    <w:name w:val="Level 2"/>
    <w:basedOn w:val="Normal"/>
    <w:uiPriority w:val="3"/>
    <w:qFormat/>
    <w:pPr>
      <w:numPr>
        <w:ilvl w:val="1"/>
        <w:numId w:val="13"/>
      </w:numPr>
      <w:outlineLvl w:val="1"/>
    </w:pPr>
  </w:style>
  <w:style w:type="paragraph" w:customStyle="1" w:styleId="Level3">
    <w:name w:val="Level 3"/>
    <w:basedOn w:val="Normal"/>
    <w:uiPriority w:val="3"/>
    <w:qFormat/>
    <w:pPr>
      <w:numPr>
        <w:ilvl w:val="2"/>
        <w:numId w:val="13"/>
      </w:numPr>
      <w:outlineLvl w:val="2"/>
    </w:pPr>
  </w:style>
  <w:style w:type="paragraph" w:styleId="TOC1">
    <w:name w:val="toc 1"/>
    <w:basedOn w:val="Normal"/>
    <w:next w:val="Normal"/>
    <w:uiPriority w:val="39"/>
    <w:pPr>
      <w:tabs>
        <w:tab w:val="right" w:pos="9356"/>
      </w:tabs>
      <w:spacing w:before="120"/>
      <w:ind w:left="680" w:hanging="680"/>
    </w:pPr>
    <w:rPr>
      <w:rFonts w:cs="Arial"/>
      <w:b/>
      <w:bCs/>
      <w:spacing w:val="-10"/>
      <w:sz w:val="28"/>
      <w:szCs w:val="28"/>
    </w:rPr>
  </w:style>
  <w:style w:type="paragraph" w:customStyle="1" w:styleId="MEBasic1">
    <w:name w:val="ME Basic 1"/>
    <w:basedOn w:val="Normal"/>
    <w:uiPriority w:val="1"/>
    <w:qFormat/>
    <w:pPr>
      <w:numPr>
        <w:numId w:val="14"/>
      </w:numPr>
      <w:outlineLvl w:val="0"/>
    </w:pPr>
  </w:style>
  <w:style w:type="paragraph" w:customStyle="1" w:styleId="MEBasic2">
    <w:name w:val="ME Basic 2"/>
    <w:basedOn w:val="Normal"/>
    <w:uiPriority w:val="1"/>
    <w:qFormat/>
    <w:pPr>
      <w:numPr>
        <w:ilvl w:val="1"/>
        <w:numId w:val="14"/>
      </w:numPr>
      <w:outlineLvl w:val="1"/>
    </w:pPr>
  </w:style>
  <w:style w:type="paragraph" w:styleId="Footer">
    <w:name w:val="footer"/>
    <w:basedOn w:val="Normal"/>
    <w:link w:val="FooterChar"/>
    <w:uiPriority w:val="6"/>
    <w:pPr>
      <w:tabs>
        <w:tab w:val="right" w:pos="9356"/>
      </w:tabs>
      <w:spacing w:after="0" w:line="240" w:lineRule="auto"/>
    </w:pPr>
    <w:rPr>
      <w:color w:val="404040"/>
      <w:sz w:val="14"/>
      <w:szCs w:val="14"/>
    </w:rPr>
  </w:style>
  <w:style w:type="character" w:styleId="PageNumber">
    <w:name w:val="page number"/>
    <w:basedOn w:val="DefaultParagraphFont"/>
    <w:uiPriority w:val="6"/>
    <w:rPr>
      <w:rFonts w:ascii="Arial" w:hAnsi="Arial"/>
      <w:b/>
      <w:color w:val="404040"/>
      <w:sz w:val="14"/>
    </w:rPr>
  </w:style>
  <w:style w:type="paragraph" w:customStyle="1" w:styleId="MEBasic3">
    <w:name w:val="ME Basic 3"/>
    <w:basedOn w:val="Normal"/>
    <w:uiPriority w:val="1"/>
    <w:qFormat/>
    <w:pPr>
      <w:numPr>
        <w:ilvl w:val="2"/>
        <w:numId w:val="14"/>
      </w:numPr>
      <w:outlineLvl w:val="2"/>
    </w:pPr>
  </w:style>
  <w:style w:type="paragraph" w:customStyle="1" w:styleId="MEBasic4">
    <w:name w:val="ME Basic 4"/>
    <w:basedOn w:val="Normal"/>
    <w:uiPriority w:val="1"/>
    <w:qFormat/>
    <w:pPr>
      <w:numPr>
        <w:ilvl w:val="3"/>
        <w:numId w:val="14"/>
      </w:numPr>
      <w:outlineLvl w:val="3"/>
    </w:pPr>
  </w:style>
  <w:style w:type="paragraph" w:customStyle="1" w:styleId="MEBasic5">
    <w:name w:val="ME Basic 5"/>
    <w:basedOn w:val="Normal"/>
    <w:uiPriority w:val="1"/>
    <w:qFormat/>
    <w:pPr>
      <w:numPr>
        <w:ilvl w:val="4"/>
        <w:numId w:val="14"/>
      </w:numPr>
      <w:outlineLvl w:val="4"/>
    </w:pPr>
  </w:style>
  <w:style w:type="numbering" w:customStyle="1" w:styleId="MELegal">
    <w:name w:val="ME Legal"/>
    <w:uiPriority w:val="99"/>
    <w:pPr>
      <w:numPr>
        <w:numId w:val="26"/>
      </w:numPr>
    </w:pPr>
  </w:style>
  <w:style w:type="paragraph" w:customStyle="1" w:styleId="MELegal1">
    <w:name w:val="ME Legal 1"/>
    <w:basedOn w:val="Normal"/>
    <w:next w:val="Normal"/>
    <w:qFormat/>
    <w:pPr>
      <w:keepNext/>
      <w:numPr>
        <w:numId w:val="26"/>
      </w:numPr>
      <w:spacing w:before="480" w:after="60"/>
      <w:outlineLvl w:val="0"/>
    </w:pPr>
    <w:rPr>
      <w:spacing w:val="-6"/>
      <w:sz w:val="28"/>
    </w:rPr>
  </w:style>
  <w:style w:type="paragraph" w:customStyle="1" w:styleId="MELegal2">
    <w:name w:val="ME Legal 2"/>
    <w:basedOn w:val="Normal"/>
    <w:next w:val="Normal"/>
    <w:qFormat/>
    <w:pPr>
      <w:keepNext/>
      <w:numPr>
        <w:ilvl w:val="1"/>
        <w:numId w:val="26"/>
      </w:numPr>
      <w:spacing w:before="240" w:after="60"/>
      <w:outlineLvl w:val="1"/>
    </w:pPr>
    <w:rPr>
      <w:rFonts w:ascii="Arial Bold" w:hAnsi="Arial Bold"/>
      <w:b/>
      <w:spacing w:val="-6"/>
      <w:sz w:val="22"/>
    </w:rPr>
  </w:style>
  <w:style w:type="paragraph" w:customStyle="1" w:styleId="MELegal3">
    <w:name w:val="ME Legal 3"/>
    <w:basedOn w:val="Normal"/>
    <w:qFormat/>
    <w:pPr>
      <w:numPr>
        <w:ilvl w:val="2"/>
        <w:numId w:val="26"/>
      </w:numPr>
      <w:outlineLvl w:val="2"/>
    </w:pPr>
  </w:style>
  <w:style w:type="paragraph" w:customStyle="1" w:styleId="MESubheading">
    <w:name w:val="ME Sub heading"/>
    <w:basedOn w:val="Normal"/>
    <w:next w:val="Normal"/>
    <w:uiPriority w:val="4"/>
    <w:qFormat/>
    <w:pPr>
      <w:keepNext/>
      <w:keepLines/>
      <w:spacing w:before="400" w:line="280" w:lineRule="exact"/>
    </w:pPr>
    <w:rPr>
      <w:spacing w:val="-6"/>
      <w:sz w:val="28"/>
      <w:szCs w:val="40"/>
    </w:rPr>
  </w:style>
  <w:style w:type="paragraph" w:customStyle="1" w:styleId="ContentsDetails">
    <w:name w:val="ContentsDetails"/>
    <w:basedOn w:val="Normal"/>
    <w:next w:val="Normal"/>
    <w:uiPriority w:val="5"/>
    <w:qFormat/>
    <w:pPr>
      <w:spacing w:before="240" w:after="160"/>
    </w:pPr>
    <w:rPr>
      <w:rFonts w:ascii="Arial Bold" w:hAnsi="Arial Bold"/>
      <w:b/>
      <w:spacing w:val="-10"/>
      <w:sz w:val="28"/>
      <w:szCs w:val="36"/>
    </w:rPr>
  </w:style>
  <w:style w:type="paragraph" w:customStyle="1" w:styleId="ContentsTitle">
    <w:name w:val="ContentsTitle"/>
    <w:basedOn w:val="Normal"/>
    <w:next w:val="Normal"/>
    <w:uiPriority w:val="5"/>
    <w:qFormat/>
    <w:pPr>
      <w:spacing w:after="0" w:line="480" w:lineRule="exact"/>
    </w:pPr>
    <w:rPr>
      <w:spacing w:val="-10"/>
      <w:sz w:val="48"/>
      <w:szCs w:val="48"/>
    </w:rPr>
  </w:style>
  <w:style w:type="paragraph" w:customStyle="1" w:styleId="CoverPageDetails">
    <w:name w:val="CoverPageDetails"/>
    <w:basedOn w:val="Normal"/>
    <w:next w:val="Normal"/>
    <w:uiPriority w:val="5"/>
    <w:qFormat/>
    <w:pPr>
      <w:spacing w:before="60" w:line="220" w:lineRule="atLeast"/>
    </w:pPr>
    <w:rPr>
      <w:spacing w:val="-6"/>
      <w:sz w:val="24"/>
      <w:szCs w:val="40"/>
    </w:rPr>
  </w:style>
  <w:style w:type="paragraph" w:customStyle="1" w:styleId="CoverPageNames">
    <w:name w:val="CoverPageNames"/>
    <w:basedOn w:val="Normal"/>
    <w:uiPriority w:val="5"/>
    <w:qFormat/>
    <w:pPr>
      <w:spacing w:before="60" w:after="0" w:line="220" w:lineRule="atLeast"/>
    </w:pPr>
    <w:rPr>
      <w:sz w:val="24"/>
      <w:szCs w:val="24"/>
    </w:rPr>
  </w:style>
  <w:style w:type="paragraph" w:customStyle="1" w:styleId="CoverPageTitle">
    <w:name w:val="CoverPageTitle"/>
    <w:basedOn w:val="Normal"/>
    <w:next w:val="Normal"/>
    <w:uiPriority w:val="5"/>
    <w:qFormat/>
    <w:pPr>
      <w:spacing w:after="480" w:line="720" w:lineRule="exact"/>
    </w:pPr>
    <w:rPr>
      <w:spacing w:val="-6"/>
      <w:sz w:val="60"/>
      <w:szCs w:val="72"/>
    </w:rPr>
  </w:style>
  <w:style w:type="paragraph" w:customStyle="1" w:styleId="MEChapterheading">
    <w:name w:val="ME Chapter heading"/>
    <w:basedOn w:val="Normal"/>
    <w:next w:val="Normal"/>
    <w:uiPriority w:val="4"/>
    <w:qFormat/>
    <w:pPr>
      <w:spacing w:after="360" w:line="480" w:lineRule="exact"/>
      <w:outlineLvl w:val="0"/>
    </w:pPr>
    <w:rPr>
      <w:spacing w:val="-10"/>
      <w:sz w:val="48"/>
      <w:szCs w:val="48"/>
    </w:rPr>
  </w:style>
  <w:style w:type="paragraph" w:customStyle="1" w:styleId="PartiesDetails">
    <w:name w:val="PartiesDetails"/>
    <w:basedOn w:val="Normal"/>
    <w:next w:val="Normal"/>
    <w:uiPriority w:val="4"/>
    <w:qFormat/>
    <w:pPr>
      <w:spacing w:after="60"/>
    </w:pPr>
  </w:style>
  <w:style w:type="paragraph" w:styleId="TOC2">
    <w:name w:val="toc 2"/>
    <w:basedOn w:val="Normal"/>
    <w:next w:val="Normal"/>
    <w:uiPriority w:val="39"/>
    <w:pPr>
      <w:tabs>
        <w:tab w:val="right" w:pos="9356"/>
      </w:tabs>
      <w:spacing w:before="60" w:after="0"/>
      <w:ind w:left="680" w:hanging="680"/>
    </w:pPr>
    <w:rPr>
      <w:rFonts w:cs="Arial"/>
      <w:b/>
      <w:bCs/>
      <w:spacing w:val="-6"/>
      <w:sz w:val="22"/>
      <w:szCs w:val="24"/>
    </w:rPr>
  </w:style>
  <w:style w:type="paragraph" w:styleId="TOC3">
    <w:name w:val="toc 3"/>
    <w:basedOn w:val="Normal"/>
    <w:next w:val="Normal"/>
    <w:uiPriority w:val="39"/>
    <w:pPr>
      <w:tabs>
        <w:tab w:val="right" w:pos="9356"/>
      </w:tabs>
      <w:spacing w:after="0" w:line="280" w:lineRule="atLeast"/>
      <w:ind w:left="680" w:hanging="680"/>
    </w:pPr>
    <w:rPr>
      <w:rFonts w:cs="Arial"/>
    </w:rPr>
  </w:style>
  <w:style w:type="paragraph" w:customStyle="1" w:styleId="MELegal4">
    <w:name w:val="ME Legal 4"/>
    <w:basedOn w:val="Normal"/>
    <w:qFormat/>
    <w:pPr>
      <w:numPr>
        <w:ilvl w:val="3"/>
        <w:numId w:val="26"/>
      </w:numPr>
      <w:outlineLvl w:val="3"/>
    </w:pPr>
  </w:style>
  <w:style w:type="paragraph" w:customStyle="1" w:styleId="MELegal5">
    <w:name w:val="ME Legal 5"/>
    <w:basedOn w:val="Normal"/>
    <w:qFormat/>
    <w:pPr>
      <w:numPr>
        <w:ilvl w:val="4"/>
        <w:numId w:val="26"/>
      </w:numPr>
      <w:outlineLvl w:val="4"/>
    </w:pPr>
  </w:style>
  <w:style w:type="paragraph" w:customStyle="1" w:styleId="MELegal6">
    <w:name w:val="ME Legal 6"/>
    <w:basedOn w:val="Normal"/>
    <w:qFormat/>
    <w:pPr>
      <w:numPr>
        <w:ilvl w:val="5"/>
        <w:numId w:val="26"/>
      </w:numPr>
      <w:outlineLvl w:val="5"/>
    </w:pPr>
  </w:style>
  <w:style w:type="paragraph" w:customStyle="1" w:styleId="PartL1">
    <w:name w:val="Part L1"/>
    <w:basedOn w:val="Normal"/>
    <w:next w:val="Normal"/>
    <w:uiPriority w:val="3"/>
    <w:qFormat/>
    <w:pPr>
      <w:numPr>
        <w:numId w:val="20"/>
      </w:numPr>
      <w:pBdr>
        <w:top w:val="single" w:sz="4" w:space="1" w:color="808080" w:themeColor="background1" w:themeShade="80"/>
      </w:pBdr>
      <w:spacing w:before="680" w:after="0"/>
      <w:outlineLvl w:val="0"/>
    </w:pPr>
    <w:rPr>
      <w:spacing w:val="-6"/>
      <w:sz w:val="36"/>
    </w:rPr>
  </w:style>
  <w:style w:type="paragraph" w:styleId="EndnoteText">
    <w:name w:val="endnote text"/>
    <w:basedOn w:val="Normal"/>
    <w:link w:val="EndnoteTextChar"/>
    <w:semiHidden/>
    <w:unhideWhenUsed/>
    <w:pPr>
      <w:spacing w:after="0" w:line="240" w:lineRule="auto"/>
    </w:pPr>
    <w:rPr>
      <w:rFonts w:cs="Arial"/>
      <w:sz w:val="16"/>
      <w:szCs w:val="20"/>
    </w:rPr>
  </w:style>
  <w:style w:type="paragraph" w:styleId="FootnoteText">
    <w:name w:val="footnote text"/>
    <w:basedOn w:val="Normal"/>
    <w:link w:val="FootnoteTextChar"/>
    <w:semiHidden/>
    <w:unhideWhenUsed/>
    <w:pPr>
      <w:spacing w:after="0" w:line="240" w:lineRule="auto"/>
    </w:pPr>
    <w:rPr>
      <w:rFonts w:cs="Arial"/>
      <w:sz w:val="16"/>
      <w:szCs w:val="20"/>
    </w:rPr>
  </w:style>
  <w:style w:type="paragraph" w:styleId="BalloonText">
    <w:name w:val="Balloon Text"/>
    <w:basedOn w:val="Normal"/>
    <w:link w:val="BalloonTextChar"/>
    <w:semiHidden/>
    <w:rPr>
      <w:rFonts w:ascii="Tahoma" w:hAnsi="Tahoma" w:cs="Tahoma"/>
      <w:sz w:val="16"/>
      <w:szCs w:val="16"/>
    </w:rPr>
  </w:style>
  <w:style w:type="paragraph" w:styleId="BlockText">
    <w:name w:val="Block Text"/>
    <w:basedOn w:val="Normal"/>
    <w:semiHidden/>
    <w:pPr>
      <w:ind w:left="1440" w:right="1440"/>
    </w:pPr>
  </w:style>
  <w:style w:type="paragraph" w:styleId="BodyText">
    <w:name w:val="Body Text"/>
    <w:basedOn w:val="Normal"/>
    <w:link w:val="BodyTextChar"/>
    <w:semiHidden/>
  </w:style>
  <w:style w:type="paragraph" w:styleId="BodyText2">
    <w:name w:val="Body Text 2"/>
    <w:basedOn w:val="Normal"/>
    <w:link w:val="BodyText2Char"/>
    <w:semiHidden/>
    <w:pPr>
      <w:spacing w:line="480" w:lineRule="auto"/>
    </w:pPr>
  </w:style>
  <w:style w:type="paragraph" w:styleId="BodyText3">
    <w:name w:val="Body Text 3"/>
    <w:basedOn w:val="Normal"/>
    <w:link w:val="BodyText3Char"/>
    <w:semiHidden/>
    <w:rPr>
      <w:sz w:val="16"/>
      <w:szCs w:val="16"/>
    </w:rPr>
  </w:style>
  <w:style w:type="paragraph" w:styleId="BodyTextFirstIndent">
    <w:name w:val="Body Text First Indent"/>
    <w:basedOn w:val="BodyText"/>
    <w:link w:val="BodyTextFirstIndentChar"/>
    <w:semiHidden/>
    <w:pPr>
      <w:ind w:firstLine="210"/>
    </w:pPr>
  </w:style>
  <w:style w:type="paragraph" w:styleId="BodyTextIndent">
    <w:name w:val="Body Text Indent"/>
    <w:basedOn w:val="Normal"/>
    <w:link w:val="BodyTextIndentChar"/>
    <w:semiHidden/>
    <w:pPr>
      <w:ind w:left="283"/>
    </w:pPr>
  </w:style>
  <w:style w:type="paragraph" w:styleId="BodyTextFirstIndent2">
    <w:name w:val="Body Text First Indent 2"/>
    <w:basedOn w:val="BodyTextIndent"/>
    <w:link w:val="BodyTextFirstIndent2Char"/>
    <w:semiHidden/>
    <w:pPr>
      <w:ind w:firstLine="210"/>
    </w:pPr>
  </w:style>
  <w:style w:type="paragraph" w:styleId="BodyTextIndent2">
    <w:name w:val="Body Text Indent 2"/>
    <w:basedOn w:val="Normal"/>
    <w:link w:val="BodyTextIndent2Char"/>
    <w:semiHidden/>
    <w:pPr>
      <w:spacing w:line="480" w:lineRule="auto"/>
      <w:ind w:left="283"/>
    </w:pPr>
  </w:style>
  <w:style w:type="paragraph" w:styleId="BodyTextIndent3">
    <w:name w:val="Body Text Indent 3"/>
    <w:basedOn w:val="Normal"/>
    <w:link w:val="BodyTextIndent3Char"/>
    <w:semiHidden/>
    <w:pPr>
      <w:ind w:left="283"/>
    </w:pPr>
    <w:rPr>
      <w:sz w:val="16"/>
      <w:szCs w:val="16"/>
    </w:rPr>
  </w:style>
  <w:style w:type="paragraph" w:styleId="Caption">
    <w:name w:val="caption"/>
    <w:basedOn w:val="Normal"/>
    <w:next w:val="Normal"/>
    <w:semiHidden/>
    <w:qFormat/>
    <w:rPr>
      <w:b/>
      <w:bCs/>
      <w:szCs w:val="20"/>
    </w:rPr>
  </w:style>
  <w:style w:type="paragraph" w:styleId="Closing">
    <w:name w:val="Closing"/>
    <w:basedOn w:val="Normal"/>
    <w:link w:val="ClosingChar"/>
    <w:semiHidden/>
    <w:pPr>
      <w:ind w:left="4252"/>
    </w:p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
    <w:semiHidden/>
    <w:rPr>
      <w:szCs w:val="20"/>
    </w:rPr>
  </w:style>
  <w:style w:type="paragraph" w:styleId="CommentSubject">
    <w:name w:val="annotation subject"/>
    <w:basedOn w:val="CommentText"/>
    <w:next w:val="CommentText"/>
    <w:link w:val="CommentSubjectChar"/>
    <w:semiHidden/>
    <w:rPr>
      <w:b/>
      <w:bCs/>
    </w:rPr>
  </w:style>
  <w:style w:type="paragraph" w:styleId="Date">
    <w:name w:val="Date"/>
    <w:basedOn w:val="Normal"/>
    <w:next w:val="Normal"/>
    <w:link w:val="DateChar"/>
    <w:semiHidden/>
  </w:style>
  <w:style w:type="paragraph" w:styleId="DocumentMap">
    <w:name w:val="Document Map"/>
    <w:basedOn w:val="Normal"/>
    <w:link w:val="DocumentMapChar"/>
    <w:semiHidden/>
    <w:pPr>
      <w:shd w:val="clear" w:color="auto" w:fill="000080"/>
    </w:pPr>
    <w:rPr>
      <w:rFonts w:ascii="Tahoma" w:hAnsi="Tahoma" w:cs="Tahoma"/>
      <w:szCs w:val="20"/>
    </w:rPr>
  </w:style>
  <w:style w:type="paragraph" w:styleId="E-mailSignature">
    <w:name w:val="E-mail Signature"/>
    <w:basedOn w:val="Normal"/>
    <w:link w:val="E-mailSignatureChar"/>
    <w:semiHidden/>
  </w:style>
  <w:style w:type="character" w:styleId="Emphasis">
    <w:name w:val="Emphasis"/>
    <w:basedOn w:val="DefaultParagraphFont"/>
    <w:semiHidden/>
    <w:qFormat/>
    <w:rPr>
      <w:i/>
      <w:iCs/>
    </w:rPr>
  </w:style>
  <w:style w:type="character" w:styleId="EndnoteReference">
    <w:name w:val="endnote reference"/>
    <w:basedOn w:val="DefaultParagraphFont"/>
    <w:semiHidden/>
    <w:rPr>
      <w:vertAlign w:val="superscript"/>
    </w:rPr>
  </w:style>
  <w:style w:type="paragraph" w:styleId="EnvelopeAddress">
    <w:name w:val="envelope address"/>
    <w:basedOn w:val="Normal"/>
    <w:semiHidden/>
    <w:pPr>
      <w:framePr w:w="7920" w:h="1980" w:hRule="exact" w:hSpace="180" w:wrap="auto" w:hAnchor="page" w:xAlign="center" w:yAlign="bottom"/>
      <w:ind w:left="2880"/>
    </w:pPr>
    <w:rPr>
      <w:sz w:val="24"/>
      <w:szCs w:val="24"/>
    </w:rPr>
  </w:style>
  <w:style w:type="paragraph" w:styleId="EnvelopeReturn">
    <w:name w:val="envelope return"/>
    <w:basedOn w:val="Normal"/>
    <w:semiHidden/>
    <w:rPr>
      <w:szCs w:val="20"/>
    </w:rPr>
  </w:style>
  <w:style w:type="character" w:styleId="FollowedHyperlink">
    <w:name w:val="FollowedHyperlink"/>
    <w:basedOn w:val="DefaultParagraphFont"/>
    <w:semiHidden/>
    <w:rPr>
      <w:color w:val="800080"/>
      <w:u w:val="single"/>
    </w:rPr>
  </w:style>
  <w:style w:type="character" w:styleId="FootnoteReference">
    <w:name w:val="footnote reference"/>
    <w:basedOn w:val="DefaultParagraphFont"/>
    <w:semiHidden/>
    <w:rPr>
      <w:vertAlign w:val="superscript"/>
    </w:rPr>
  </w:style>
  <w:style w:type="character" w:styleId="HTMLAcronym">
    <w:name w:val="HTML Acronym"/>
    <w:basedOn w:val="DefaultParagraphFont"/>
    <w:semiHidden/>
  </w:style>
  <w:style w:type="paragraph" w:styleId="HTMLAddress">
    <w:name w:val="HTML Address"/>
    <w:basedOn w:val="Normal"/>
    <w:link w:val="HTMLAddressChar"/>
    <w:semiHidden/>
    <w:rPr>
      <w:i/>
      <w:iCs/>
    </w:rPr>
  </w:style>
  <w:style w:type="character" w:styleId="HTMLCite">
    <w:name w:val="HTML Cite"/>
    <w:basedOn w:val="DefaultParagraphFont"/>
    <w:semiHidden/>
    <w:rPr>
      <w:i/>
      <w:iCs/>
    </w:rPr>
  </w:style>
  <w:style w:type="character" w:styleId="HTMLCode">
    <w:name w:val="HTML Code"/>
    <w:basedOn w:val="DefaultParagraphFont"/>
    <w:semiHidden/>
    <w:rPr>
      <w:rFonts w:ascii="Courier New" w:hAnsi="Courier New"/>
      <w:sz w:val="20"/>
      <w:szCs w:val="20"/>
    </w:rPr>
  </w:style>
  <w:style w:type="character" w:styleId="HTMLDefinition">
    <w:name w:val="HTML Definition"/>
    <w:basedOn w:val="DefaultParagraphFont"/>
    <w:semiHidden/>
    <w:rPr>
      <w:i/>
      <w:iCs/>
    </w:rPr>
  </w:style>
  <w:style w:type="character" w:styleId="HTMLKeyboard">
    <w:name w:val="HTML Keyboard"/>
    <w:basedOn w:val="DefaultParagraphFont"/>
    <w:semiHidden/>
    <w:rPr>
      <w:rFonts w:ascii="Courier New" w:hAnsi="Courier New"/>
      <w:sz w:val="20"/>
      <w:szCs w:val="20"/>
    </w:rPr>
  </w:style>
  <w:style w:type="paragraph" w:styleId="HTMLPreformatted">
    <w:name w:val="HTML Preformatted"/>
    <w:basedOn w:val="Normal"/>
    <w:link w:val="HTMLPreformattedChar"/>
    <w:semiHidden/>
    <w:rPr>
      <w:rFonts w:ascii="Courier New" w:hAnsi="Courier New"/>
      <w:szCs w:val="20"/>
    </w:rPr>
  </w:style>
  <w:style w:type="character" w:styleId="HTMLSample">
    <w:name w:val="HTML Sample"/>
    <w:basedOn w:val="DefaultParagraphFont"/>
    <w:semiHidden/>
    <w:rPr>
      <w:rFonts w:ascii="Courier New" w:hAnsi="Courier New"/>
    </w:rPr>
  </w:style>
  <w:style w:type="character" w:styleId="HTMLTypewriter">
    <w:name w:val="HTML Typewriter"/>
    <w:basedOn w:val="DefaultParagraphFont"/>
    <w:semiHidden/>
    <w:rPr>
      <w:rFonts w:ascii="Courier New" w:hAnsi="Courier New"/>
      <w:sz w:val="20"/>
      <w:szCs w:val="20"/>
    </w:rPr>
  </w:style>
  <w:style w:type="character" w:styleId="HTMLVariable">
    <w:name w:val="HTML Variable"/>
    <w:basedOn w:val="DefaultParagraphFont"/>
    <w:semiHidden/>
    <w:rPr>
      <w:i/>
      <w:iCs/>
    </w:rPr>
  </w:style>
  <w:style w:type="character" w:styleId="Hyperlink">
    <w:name w:val="Hyperlink"/>
    <w:basedOn w:val="DefaultParagraphFont"/>
    <w:semiHidden/>
    <w:rPr>
      <w:color w:val="0000FF"/>
      <w:u w:val="single"/>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b/>
      <w:bCs/>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aliases w:val="CLBullet1"/>
    <w:basedOn w:val="Normal"/>
    <w:uiPriority w:val="99"/>
    <w:qFormat/>
    <w:pPr>
      <w:numPr>
        <w:numId w:val="1"/>
      </w:numPr>
    </w:pPr>
  </w:style>
  <w:style w:type="paragraph" w:styleId="ListBullet2">
    <w:name w:val="List Bullet 2"/>
    <w:basedOn w:val="Normal"/>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ind w:left="283"/>
    </w:pPr>
  </w:style>
  <w:style w:type="paragraph" w:styleId="ListContinue2">
    <w:name w:val="List Continue 2"/>
    <w:basedOn w:val="Normal"/>
    <w:semiHidden/>
    <w:pPr>
      <w:ind w:left="566"/>
    </w:pPr>
  </w:style>
  <w:style w:type="paragraph" w:styleId="ListContinue3">
    <w:name w:val="List Continue 3"/>
    <w:basedOn w:val="Normal"/>
    <w:semiHidden/>
    <w:pPr>
      <w:ind w:left="849"/>
    </w:pPr>
  </w:style>
  <w:style w:type="paragraph" w:styleId="ListContinue4">
    <w:name w:val="List Continue 4"/>
    <w:basedOn w:val="Normal"/>
    <w:semiHidden/>
    <w:pPr>
      <w:ind w:left="1132"/>
    </w:pPr>
  </w:style>
  <w:style w:type="paragraph" w:styleId="ListContinue5">
    <w:name w:val="List Continue 5"/>
    <w:basedOn w:val="Normal"/>
    <w:semiHidden/>
    <w:pPr>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140" w:line="280" w:lineRule="atLeast"/>
    </w:pPr>
    <w:rPr>
      <w:rFonts w:ascii="Courier New" w:hAnsi="Courier New" w:cs="Angsana New"/>
      <w:lang w:eastAsia="zh-CN" w:bidi="th-TH"/>
    </w:rPr>
  </w:style>
  <w:style w:type="paragraph" w:styleId="MessageHeader">
    <w:name w:val="Message Header"/>
    <w:basedOn w:val="Normal"/>
    <w:link w:val="MessageHeaderChar"/>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paragraph" w:styleId="NormalWeb">
    <w:name w:val="Normal (Web)"/>
    <w:basedOn w:val="Normal"/>
    <w:semiHidden/>
    <w:rPr>
      <w:sz w:val="24"/>
      <w:szCs w:val="24"/>
    </w:rPr>
  </w:style>
  <w:style w:type="paragraph" w:styleId="NormalIndent">
    <w:name w:val="Normal Indent"/>
    <w:basedOn w:val="Normal"/>
    <w:semiHidden/>
    <w:pPr>
      <w:ind w:left="680"/>
    </w:pPr>
  </w:style>
  <w:style w:type="paragraph" w:styleId="NoteHeading">
    <w:name w:val="Note Heading"/>
    <w:basedOn w:val="Normal"/>
    <w:next w:val="Normal"/>
    <w:link w:val="NoteHeadingChar"/>
    <w:semiHidden/>
  </w:style>
  <w:style w:type="paragraph" w:styleId="PlainText">
    <w:name w:val="Plain Text"/>
    <w:basedOn w:val="Normal"/>
    <w:link w:val="PlainTextChar"/>
    <w:semiHidden/>
    <w:rPr>
      <w:rFonts w:ascii="Courier New" w:hAnsi="Courier New"/>
      <w:szCs w:val="20"/>
    </w:rPr>
  </w:style>
  <w:style w:type="paragraph" w:styleId="Salutation">
    <w:name w:val="Salutation"/>
    <w:basedOn w:val="Normal"/>
    <w:next w:val="Normal"/>
    <w:link w:val="SalutationChar"/>
    <w:semiHidden/>
  </w:style>
  <w:style w:type="paragraph" w:styleId="Signature">
    <w:name w:val="Signature"/>
    <w:basedOn w:val="Normal"/>
    <w:link w:val="SignatureChar"/>
    <w:semiHidden/>
    <w:pPr>
      <w:ind w:left="4252"/>
    </w:pPr>
  </w:style>
  <w:style w:type="character" w:styleId="Strong">
    <w:name w:val="Strong"/>
    <w:basedOn w:val="DefaultParagraphFont"/>
    <w:semiHidden/>
    <w:qFormat/>
    <w:rPr>
      <w:b/>
      <w:bCs/>
    </w:rPr>
  </w:style>
  <w:style w:type="paragraph" w:styleId="Subtitle">
    <w:name w:val="Subtitle"/>
    <w:basedOn w:val="Normal"/>
    <w:link w:val="SubtitleChar"/>
    <w:semiHidden/>
    <w:qFormat/>
    <w:pPr>
      <w:spacing w:after="60"/>
      <w:jc w:val="center"/>
      <w:outlineLvl w:val="1"/>
    </w:pPr>
    <w:rPr>
      <w:sz w:val="24"/>
      <w:szCs w:val="24"/>
    </w:rPr>
  </w:style>
  <w:style w:type="table" w:styleId="Table3Deffects1">
    <w:name w:val="Table 3D effects 1"/>
    <w:basedOn w:val="TableNormal"/>
    <w:semiHidden/>
    <w:pPr>
      <w:spacing w:after="140" w:line="28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after="140" w:line="28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after="140" w:line="28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after="140" w:line="28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after="140" w:line="28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after="140" w:line="28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after="140" w:line="28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after="14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after="140" w:line="28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after="14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after="14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after="140" w:line="28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after="14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after="140" w:line="28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after="14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after="140" w:line="28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after="14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pPr>
      <w:spacing w:after="14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pPr>
      <w:spacing w:after="14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after="140" w:line="28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after="14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after="140" w:line="28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after="14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after="14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after="14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after="14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after="140" w:line="28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after="140" w:line="28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after="140" w:line="28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after="14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after="140" w:line="28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after="140" w:line="28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after="14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after="14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style>
  <w:style w:type="table" w:styleId="TableProfessional">
    <w:name w:val="Table Professional"/>
    <w:basedOn w:val="TableNormal"/>
    <w:semiHidden/>
    <w:pPr>
      <w:spacing w:after="14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after="140" w:line="28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after="140" w:line="28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after="140" w:line="28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after="140" w:line="28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after="140" w:line="28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after="14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after="14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after="14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after="14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semiHidden/>
    <w:qFormat/>
    <w:pPr>
      <w:spacing w:before="240" w:after="60"/>
      <w:jc w:val="center"/>
      <w:outlineLvl w:val="0"/>
    </w:pPr>
    <w:rPr>
      <w:b/>
      <w:bCs/>
      <w:kern w:val="28"/>
      <w:sz w:val="32"/>
      <w:szCs w:val="32"/>
    </w:rPr>
  </w:style>
  <w:style w:type="paragraph" w:styleId="TOAHeading">
    <w:name w:val="toa heading"/>
    <w:basedOn w:val="Normal"/>
    <w:next w:val="Normal"/>
    <w:semiHidden/>
    <w:pPr>
      <w:spacing w:before="120"/>
    </w:pPr>
    <w:rPr>
      <w:b/>
      <w:bCs/>
      <w:sz w:val="24"/>
      <w:szCs w:val="24"/>
    </w:r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customStyle="1" w:styleId="CoverPageAnnexure">
    <w:name w:val="CoverPageAnnexure"/>
    <w:basedOn w:val="CoverPageTitle"/>
    <w:next w:val="Normal"/>
    <w:uiPriority w:val="5"/>
    <w:qFormat/>
    <w:pPr>
      <w:spacing w:before="120" w:after="360" w:line="480" w:lineRule="exact"/>
      <w:outlineLvl w:val="0"/>
    </w:pPr>
    <w:rPr>
      <w:sz w:val="48"/>
    </w:rPr>
  </w:style>
  <w:style w:type="paragraph" w:styleId="NoSpacing">
    <w:name w:val="No Spacing"/>
    <w:uiPriority w:val="4"/>
    <w:semiHidden/>
    <w:unhideWhenUsed/>
    <w:qFormat/>
    <w:rPr>
      <w:rFonts w:ascii="Times New Roman" w:hAnsi="Times New Roman" w:cs="Angsana New"/>
      <w:sz w:val="22"/>
      <w:szCs w:val="28"/>
      <w:lang w:eastAsia="zh-CN" w:bidi="th-TH"/>
    </w:rPr>
  </w:style>
  <w:style w:type="paragraph" w:customStyle="1" w:styleId="ScheduleL1">
    <w:name w:val="Schedule L1"/>
    <w:basedOn w:val="Normal"/>
    <w:next w:val="Normal"/>
    <w:uiPriority w:val="3"/>
    <w:qFormat/>
    <w:pPr>
      <w:numPr>
        <w:numId w:val="16"/>
      </w:numPr>
      <w:spacing w:before="120" w:after="360" w:line="480" w:lineRule="exact"/>
      <w:outlineLvl w:val="0"/>
    </w:pPr>
    <w:rPr>
      <w:spacing w:val="-6"/>
      <w:sz w:val="48"/>
    </w:rPr>
  </w:style>
  <w:style w:type="paragraph" w:customStyle="1" w:styleId="ScheduleL2">
    <w:name w:val="Schedule L2"/>
    <w:basedOn w:val="Normal"/>
    <w:next w:val="Normal"/>
    <w:uiPriority w:val="3"/>
    <w:qFormat/>
    <w:pPr>
      <w:keepNext/>
      <w:numPr>
        <w:ilvl w:val="1"/>
        <w:numId w:val="16"/>
      </w:numPr>
      <w:spacing w:before="480" w:after="60"/>
      <w:outlineLvl w:val="1"/>
    </w:pPr>
    <w:rPr>
      <w:spacing w:val="-6"/>
      <w:sz w:val="28"/>
    </w:rPr>
  </w:style>
  <w:style w:type="paragraph" w:customStyle="1" w:styleId="ScheduleL3">
    <w:name w:val="Schedule L3"/>
    <w:basedOn w:val="Normal"/>
    <w:next w:val="Normal"/>
    <w:uiPriority w:val="3"/>
    <w:qFormat/>
    <w:pPr>
      <w:keepNext/>
      <w:numPr>
        <w:ilvl w:val="2"/>
        <w:numId w:val="16"/>
      </w:numPr>
      <w:spacing w:before="240" w:after="60"/>
      <w:outlineLvl w:val="2"/>
    </w:pPr>
    <w:rPr>
      <w:rFonts w:ascii="Arial Bold" w:hAnsi="Arial Bold"/>
      <w:b/>
      <w:spacing w:val="-6"/>
      <w:sz w:val="22"/>
    </w:rPr>
  </w:style>
  <w:style w:type="paragraph" w:customStyle="1" w:styleId="ScheduleL4">
    <w:name w:val="Schedule L4"/>
    <w:basedOn w:val="Normal"/>
    <w:uiPriority w:val="3"/>
    <w:qFormat/>
    <w:pPr>
      <w:numPr>
        <w:ilvl w:val="3"/>
        <w:numId w:val="16"/>
      </w:numPr>
      <w:outlineLvl w:val="3"/>
    </w:pPr>
  </w:style>
  <w:style w:type="paragraph" w:customStyle="1" w:styleId="ScheduleL5">
    <w:name w:val="Schedule L5"/>
    <w:basedOn w:val="Normal"/>
    <w:uiPriority w:val="3"/>
    <w:qFormat/>
    <w:pPr>
      <w:numPr>
        <w:ilvl w:val="4"/>
        <w:numId w:val="16"/>
      </w:numPr>
      <w:outlineLvl w:val="4"/>
    </w:pPr>
  </w:style>
  <w:style w:type="paragraph" w:customStyle="1" w:styleId="ScheduleL6">
    <w:name w:val="Schedule L6"/>
    <w:basedOn w:val="Normal"/>
    <w:uiPriority w:val="3"/>
    <w:qFormat/>
    <w:pPr>
      <w:numPr>
        <w:ilvl w:val="5"/>
        <w:numId w:val="16"/>
      </w:numPr>
      <w:outlineLvl w:val="5"/>
    </w:pPr>
  </w:style>
  <w:style w:type="paragraph" w:customStyle="1" w:styleId="WarrantyL1">
    <w:name w:val="WarrantyL1"/>
    <w:basedOn w:val="Normal"/>
    <w:next w:val="Normal"/>
    <w:uiPriority w:val="3"/>
    <w:qFormat/>
    <w:pPr>
      <w:numPr>
        <w:numId w:val="21"/>
      </w:numPr>
      <w:spacing w:before="480" w:after="60"/>
      <w:outlineLvl w:val="0"/>
    </w:pPr>
    <w:rPr>
      <w:spacing w:val="-6"/>
      <w:sz w:val="28"/>
    </w:rPr>
  </w:style>
  <w:style w:type="paragraph" w:customStyle="1" w:styleId="WarrantyL2">
    <w:name w:val="WarrantyL2"/>
    <w:basedOn w:val="Normal"/>
    <w:uiPriority w:val="3"/>
    <w:qFormat/>
    <w:pPr>
      <w:numPr>
        <w:ilvl w:val="1"/>
        <w:numId w:val="21"/>
      </w:numPr>
      <w:outlineLvl w:val="1"/>
    </w:pPr>
  </w:style>
  <w:style w:type="paragraph" w:customStyle="1" w:styleId="WarrantyL3">
    <w:name w:val="WarrantyL3"/>
    <w:basedOn w:val="Normal"/>
    <w:uiPriority w:val="3"/>
    <w:qFormat/>
    <w:pPr>
      <w:numPr>
        <w:ilvl w:val="2"/>
        <w:numId w:val="21"/>
      </w:numPr>
      <w:outlineLvl w:val="2"/>
    </w:pPr>
  </w:style>
  <w:style w:type="paragraph" w:customStyle="1" w:styleId="WarrantyL4">
    <w:name w:val="WarrantyL4"/>
    <w:basedOn w:val="Normal"/>
    <w:uiPriority w:val="3"/>
    <w:qFormat/>
    <w:pPr>
      <w:numPr>
        <w:ilvl w:val="3"/>
        <w:numId w:val="21"/>
      </w:numPr>
      <w:outlineLvl w:val="3"/>
    </w:pPr>
  </w:style>
  <w:style w:type="paragraph" w:customStyle="1" w:styleId="WarrantyL5">
    <w:name w:val="WarrantyL5"/>
    <w:basedOn w:val="Normal"/>
    <w:uiPriority w:val="3"/>
    <w:qFormat/>
    <w:pPr>
      <w:numPr>
        <w:ilvl w:val="4"/>
        <w:numId w:val="21"/>
      </w:numPr>
      <w:outlineLvl w:val="4"/>
    </w:pPr>
  </w:style>
  <w:style w:type="numbering" w:customStyle="1" w:styleId="Definition">
    <w:name w:val="Definition"/>
    <w:uiPriority w:val="99"/>
    <w:pPr>
      <w:numPr>
        <w:numId w:val="12"/>
      </w:numPr>
    </w:pPr>
  </w:style>
  <w:style w:type="numbering" w:customStyle="1" w:styleId="Level">
    <w:name w:val="Level"/>
    <w:uiPriority w:val="99"/>
    <w:pPr>
      <w:numPr>
        <w:numId w:val="13"/>
      </w:numPr>
    </w:pPr>
  </w:style>
  <w:style w:type="numbering" w:customStyle="1" w:styleId="MEBasic">
    <w:name w:val="ME Basic"/>
    <w:uiPriority w:val="99"/>
    <w:pPr>
      <w:numPr>
        <w:numId w:val="14"/>
      </w:numPr>
    </w:pPr>
  </w:style>
  <w:style w:type="numbering" w:customStyle="1" w:styleId="Part">
    <w:name w:val="Part"/>
    <w:uiPriority w:val="99"/>
    <w:pPr>
      <w:numPr>
        <w:numId w:val="15"/>
      </w:numPr>
    </w:pPr>
  </w:style>
  <w:style w:type="numbering" w:customStyle="1" w:styleId="Schedule">
    <w:name w:val="Schedule"/>
    <w:uiPriority w:val="99"/>
    <w:pPr>
      <w:numPr>
        <w:numId w:val="16"/>
      </w:numPr>
    </w:pPr>
  </w:style>
  <w:style w:type="numbering" w:customStyle="1" w:styleId="Warranty">
    <w:name w:val="Warranty"/>
    <w:uiPriority w:val="99"/>
    <w:pPr>
      <w:numPr>
        <w:numId w:val="17"/>
      </w:numPr>
    </w:pPr>
  </w:style>
  <w:style w:type="paragraph" w:customStyle="1" w:styleId="DefinitionL4">
    <w:name w:val="Definition L4"/>
    <w:basedOn w:val="Normal"/>
    <w:uiPriority w:val="3"/>
    <w:qFormat/>
    <w:pPr>
      <w:numPr>
        <w:ilvl w:val="3"/>
        <w:numId w:val="12"/>
      </w:numPr>
      <w:outlineLvl w:val="3"/>
    </w:pPr>
  </w:style>
  <w:style w:type="paragraph" w:customStyle="1" w:styleId="DefinitionL5">
    <w:name w:val="Definition L5"/>
    <w:basedOn w:val="Normal"/>
    <w:uiPriority w:val="3"/>
    <w:qFormat/>
    <w:pPr>
      <w:numPr>
        <w:ilvl w:val="4"/>
        <w:numId w:val="12"/>
      </w:numPr>
      <w:outlineLvl w:val="4"/>
    </w:pPr>
  </w:style>
  <w:style w:type="character" w:customStyle="1" w:styleId="FooterChar">
    <w:name w:val="Footer Char"/>
    <w:basedOn w:val="DefaultParagraphFont"/>
    <w:link w:val="Footer"/>
    <w:uiPriority w:val="6"/>
    <w:rPr>
      <w:rFonts w:ascii="Arial" w:hAnsi="Arial" w:cs="Angsana New"/>
      <w:color w:val="404040"/>
      <w:sz w:val="14"/>
      <w:szCs w:val="14"/>
      <w:lang w:eastAsia="zh-CN" w:bidi="th-TH"/>
    </w:rPr>
  </w:style>
  <w:style w:type="paragraph" w:customStyle="1" w:styleId="MELegal7">
    <w:name w:val="ME Legal 7"/>
    <w:basedOn w:val="Normal"/>
    <w:qFormat/>
    <w:pPr>
      <w:numPr>
        <w:ilvl w:val="6"/>
        <w:numId w:val="26"/>
      </w:numPr>
    </w:pPr>
  </w:style>
  <w:style w:type="paragraph" w:customStyle="1" w:styleId="MELegal8">
    <w:name w:val="ME Legal 8"/>
    <w:basedOn w:val="Normal"/>
    <w:semiHidden/>
    <w:unhideWhenUsed/>
    <w:qFormat/>
    <w:pPr>
      <w:numPr>
        <w:ilvl w:val="7"/>
        <w:numId w:val="26"/>
      </w:numPr>
    </w:pPr>
  </w:style>
  <w:style w:type="paragraph" w:customStyle="1" w:styleId="MELegal9">
    <w:name w:val="ME Legal 9"/>
    <w:basedOn w:val="Normal"/>
    <w:semiHidden/>
    <w:unhideWhenUsed/>
    <w:qFormat/>
    <w:pPr>
      <w:numPr>
        <w:ilvl w:val="8"/>
        <w:numId w:val="26"/>
      </w:numPr>
    </w:pPr>
  </w:style>
  <w:style w:type="paragraph" w:customStyle="1" w:styleId="DefinitionL6">
    <w:name w:val="Definition L6"/>
    <w:basedOn w:val="Normal"/>
    <w:uiPriority w:val="3"/>
    <w:qFormat/>
    <w:pPr>
      <w:numPr>
        <w:ilvl w:val="5"/>
        <w:numId w:val="12"/>
      </w:numPr>
    </w:pPr>
  </w:style>
  <w:style w:type="paragraph" w:customStyle="1" w:styleId="DefinitionL7">
    <w:name w:val="Definition L7"/>
    <w:basedOn w:val="Normal"/>
    <w:uiPriority w:val="3"/>
    <w:semiHidden/>
    <w:unhideWhenUsed/>
    <w:qFormat/>
    <w:pPr>
      <w:numPr>
        <w:ilvl w:val="6"/>
        <w:numId w:val="12"/>
      </w:numPr>
    </w:pPr>
  </w:style>
  <w:style w:type="paragraph" w:customStyle="1" w:styleId="DefinitionL8">
    <w:name w:val="Definition L8"/>
    <w:basedOn w:val="Normal"/>
    <w:uiPriority w:val="3"/>
    <w:semiHidden/>
    <w:unhideWhenUsed/>
    <w:qFormat/>
    <w:pPr>
      <w:numPr>
        <w:ilvl w:val="7"/>
        <w:numId w:val="12"/>
      </w:numPr>
    </w:pPr>
  </w:style>
  <w:style w:type="paragraph" w:customStyle="1" w:styleId="DefinitionL9">
    <w:name w:val="Definition L9"/>
    <w:basedOn w:val="Normal"/>
    <w:uiPriority w:val="3"/>
    <w:semiHidden/>
    <w:unhideWhenUsed/>
    <w:qFormat/>
    <w:pPr>
      <w:numPr>
        <w:ilvl w:val="8"/>
        <w:numId w:val="12"/>
      </w:numPr>
    </w:pPr>
  </w:style>
  <w:style w:type="paragraph" w:customStyle="1" w:styleId="Level4">
    <w:name w:val="Level 4"/>
    <w:basedOn w:val="Normal"/>
    <w:uiPriority w:val="3"/>
    <w:qFormat/>
    <w:pPr>
      <w:numPr>
        <w:ilvl w:val="3"/>
        <w:numId w:val="13"/>
      </w:numPr>
    </w:pPr>
  </w:style>
  <w:style w:type="paragraph" w:customStyle="1" w:styleId="Level5">
    <w:name w:val="Level 5"/>
    <w:basedOn w:val="Normal"/>
    <w:uiPriority w:val="3"/>
    <w:qFormat/>
    <w:pPr>
      <w:numPr>
        <w:ilvl w:val="4"/>
        <w:numId w:val="13"/>
      </w:numPr>
    </w:pPr>
  </w:style>
  <w:style w:type="paragraph" w:customStyle="1" w:styleId="Level6">
    <w:name w:val="Level 6"/>
    <w:basedOn w:val="Normal"/>
    <w:uiPriority w:val="3"/>
    <w:qFormat/>
    <w:pPr>
      <w:numPr>
        <w:ilvl w:val="5"/>
        <w:numId w:val="13"/>
      </w:numPr>
    </w:pPr>
  </w:style>
  <w:style w:type="paragraph" w:customStyle="1" w:styleId="Level7">
    <w:name w:val="Level 7"/>
    <w:basedOn w:val="Normal"/>
    <w:uiPriority w:val="3"/>
    <w:semiHidden/>
    <w:unhideWhenUsed/>
    <w:qFormat/>
    <w:pPr>
      <w:numPr>
        <w:ilvl w:val="6"/>
        <w:numId w:val="13"/>
      </w:numPr>
    </w:pPr>
  </w:style>
  <w:style w:type="paragraph" w:customStyle="1" w:styleId="Level8">
    <w:name w:val="Level 8"/>
    <w:basedOn w:val="Normal"/>
    <w:uiPriority w:val="3"/>
    <w:semiHidden/>
    <w:unhideWhenUsed/>
    <w:qFormat/>
    <w:pPr>
      <w:numPr>
        <w:ilvl w:val="7"/>
        <w:numId w:val="13"/>
      </w:numPr>
    </w:pPr>
  </w:style>
  <w:style w:type="paragraph" w:customStyle="1" w:styleId="Level9">
    <w:name w:val="Level 9"/>
    <w:basedOn w:val="Normal"/>
    <w:uiPriority w:val="3"/>
    <w:semiHidden/>
    <w:unhideWhenUsed/>
    <w:qFormat/>
    <w:pPr>
      <w:numPr>
        <w:ilvl w:val="8"/>
        <w:numId w:val="13"/>
      </w:numPr>
    </w:pPr>
  </w:style>
  <w:style w:type="paragraph" w:customStyle="1" w:styleId="ScheduleL7">
    <w:name w:val="Schedule L7"/>
    <w:basedOn w:val="Normal"/>
    <w:uiPriority w:val="3"/>
    <w:unhideWhenUsed/>
    <w:qFormat/>
    <w:pPr>
      <w:numPr>
        <w:ilvl w:val="6"/>
        <w:numId w:val="16"/>
      </w:numPr>
    </w:pPr>
  </w:style>
  <w:style w:type="paragraph" w:customStyle="1" w:styleId="ScheduleL8">
    <w:name w:val="Schedule L8"/>
    <w:basedOn w:val="Normal"/>
    <w:uiPriority w:val="3"/>
    <w:semiHidden/>
    <w:unhideWhenUsed/>
    <w:qFormat/>
    <w:pPr>
      <w:numPr>
        <w:ilvl w:val="7"/>
        <w:numId w:val="16"/>
      </w:numPr>
    </w:pPr>
  </w:style>
  <w:style w:type="paragraph" w:customStyle="1" w:styleId="ScheduleL9">
    <w:name w:val="Schedule L9"/>
    <w:basedOn w:val="Normal"/>
    <w:uiPriority w:val="3"/>
    <w:semiHidden/>
    <w:unhideWhenUsed/>
    <w:qFormat/>
    <w:pPr>
      <w:numPr>
        <w:ilvl w:val="8"/>
        <w:numId w:val="16"/>
      </w:numPr>
    </w:pPr>
  </w:style>
  <w:style w:type="paragraph" w:customStyle="1" w:styleId="MEBasic6">
    <w:name w:val="ME Basic 6"/>
    <w:basedOn w:val="Normal"/>
    <w:uiPriority w:val="1"/>
    <w:qFormat/>
    <w:pPr>
      <w:numPr>
        <w:ilvl w:val="5"/>
        <w:numId w:val="14"/>
      </w:numPr>
    </w:pPr>
  </w:style>
  <w:style w:type="paragraph" w:customStyle="1" w:styleId="MEBasic7">
    <w:name w:val="ME Basic 7"/>
    <w:basedOn w:val="Normal"/>
    <w:uiPriority w:val="1"/>
    <w:semiHidden/>
    <w:unhideWhenUsed/>
    <w:qFormat/>
    <w:pPr>
      <w:numPr>
        <w:ilvl w:val="6"/>
        <w:numId w:val="14"/>
      </w:numPr>
      <w:tabs>
        <w:tab w:val="clear" w:pos="4082"/>
        <w:tab w:val="num" w:pos="360"/>
      </w:tabs>
      <w:ind w:left="0" w:firstLine="0"/>
    </w:pPr>
  </w:style>
  <w:style w:type="paragraph" w:customStyle="1" w:styleId="MEBasic8">
    <w:name w:val="ME Basic 8"/>
    <w:basedOn w:val="Normal"/>
    <w:uiPriority w:val="1"/>
    <w:semiHidden/>
    <w:unhideWhenUsed/>
    <w:qFormat/>
    <w:pPr>
      <w:numPr>
        <w:ilvl w:val="7"/>
        <w:numId w:val="14"/>
      </w:numPr>
      <w:tabs>
        <w:tab w:val="clear" w:pos="4763"/>
        <w:tab w:val="num" w:pos="360"/>
      </w:tabs>
      <w:ind w:left="0" w:firstLine="0"/>
    </w:pPr>
  </w:style>
  <w:style w:type="paragraph" w:customStyle="1" w:styleId="MEBasic9">
    <w:name w:val="ME Basic 9"/>
    <w:basedOn w:val="Normal"/>
    <w:uiPriority w:val="1"/>
    <w:semiHidden/>
    <w:unhideWhenUsed/>
    <w:qFormat/>
    <w:pPr>
      <w:numPr>
        <w:ilvl w:val="8"/>
        <w:numId w:val="14"/>
      </w:numPr>
      <w:tabs>
        <w:tab w:val="clear" w:pos="5443"/>
        <w:tab w:val="num" w:pos="360"/>
      </w:tabs>
      <w:ind w:left="0" w:firstLine="0"/>
    </w:pPr>
  </w:style>
  <w:style w:type="paragraph" w:customStyle="1" w:styleId="WarrantyL6">
    <w:name w:val="WarrantyL6"/>
    <w:basedOn w:val="Normal"/>
    <w:uiPriority w:val="3"/>
    <w:qFormat/>
    <w:pPr>
      <w:numPr>
        <w:ilvl w:val="5"/>
        <w:numId w:val="21"/>
      </w:numPr>
    </w:pPr>
  </w:style>
  <w:style w:type="paragraph" w:customStyle="1" w:styleId="WarrantyL7">
    <w:name w:val="WarrantyL7"/>
    <w:basedOn w:val="Normal"/>
    <w:uiPriority w:val="3"/>
    <w:semiHidden/>
    <w:unhideWhenUsed/>
    <w:qFormat/>
    <w:pPr>
      <w:numPr>
        <w:ilvl w:val="6"/>
        <w:numId w:val="21"/>
      </w:numPr>
    </w:pPr>
  </w:style>
  <w:style w:type="paragraph" w:customStyle="1" w:styleId="WarrantyL8">
    <w:name w:val="WarrantyL8"/>
    <w:basedOn w:val="Normal"/>
    <w:uiPriority w:val="3"/>
    <w:semiHidden/>
    <w:unhideWhenUsed/>
    <w:qFormat/>
    <w:pPr>
      <w:numPr>
        <w:ilvl w:val="7"/>
        <w:numId w:val="21"/>
      </w:numPr>
    </w:pPr>
  </w:style>
  <w:style w:type="paragraph" w:customStyle="1" w:styleId="WarrantyL9">
    <w:name w:val="WarrantyL9"/>
    <w:basedOn w:val="Normal"/>
    <w:uiPriority w:val="3"/>
    <w:semiHidden/>
    <w:unhideWhenUsed/>
    <w:qFormat/>
    <w:pPr>
      <w:numPr>
        <w:ilvl w:val="8"/>
        <w:numId w:val="21"/>
      </w:numPr>
    </w:pPr>
  </w:style>
  <w:style w:type="paragraph" w:customStyle="1" w:styleId="PartL2">
    <w:name w:val="Part L2"/>
    <w:basedOn w:val="Normal"/>
    <w:next w:val="Normal"/>
    <w:uiPriority w:val="3"/>
    <w:qFormat/>
    <w:pPr>
      <w:numPr>
        <w:ilvl w:val="1"/>
        <w:numId w:val="20"/>
      </w:numPr>
      <w:spacing w:before="240"/>
    </w:pPr>
  </w:style>
  <w:style w:type="paragraph" w:customStyle="1" w:styleId="PartL3">
    <w:name w:val="Part L3"/>
    <w:basedOn w:val="Normal"/>
    <w:next w:val="Normal"/>
    <w:uiPriority w:val="3"/>
    <w:qFormat/>
    <w:pPr>
      <w:numPr>
        <w:ilvl w:val="2"/>
        <w:numId w:val="20"/>
      </w:numPr>
    </w:pPr>
  </w:style>
  <w:style w:type="paragraph" w:customStyle="1" w:styleId="PartL4">
    <w:name w:val="Part L4"/>
    <w:basedOn w:val="Normal"/>
    <w:uiPriority w:val="3"/>
    <w:qFormat/>
    <w:pPr>
      <w:numPr>
        <w:ilvl w:val="3"/>
        <w:numId w:val="20"/>
      </w:numPr>
    </w:pPr>
  </w:style>
  <w:style w:type="paragraph" w:customStyle="1" w:styleId="PartL5">
    <w:name w:val="Part L5"/>
    <w:basedOn w:val="Normal"/>
    <w:uiPriority w:val="3"/>
    <w:qFormat/>
    <w:pPr>
      <w:numPr>
        <w:ilvl w:val="4"/>
        <w:numId w:val="20"/>
      </w:numPr>
    </w:pPr>
  </w:style>
  <w:style w:type="paragraph" w:customStyle="1" w:styleId="PartL6">
    <w:name w:val="Part L6"/>
    <w:basedOn w:val="Normal"/>
    <w:uiPriority w:val="3"/>
    <w:qFormat/>
    <w:pPr>
      <w:numPr>
        <w:ilvl w:val="5"/>
        <w:numId w:val="20"/>
      </w:numPr>
    </w:pPr>
  </w:style>
  <w:style w:type="paragraph" w:customStyle="1" w:styleId="PartL7">
    <w:name w:val="Part L7"/>
    <w:basedOn w:val="Normal"/>
    <w:uiPriority w:val="3"/>
    <w:semiHidden/>
    <w:unhideWhenUsed/>
    <w:qFormat/>
    <w:pPr>
      <w:numPr>
        <w:ilvl w:val="6"/>
        <w:numId w:val="20"/>
      </w:numPr>
    </w:pPr>
  </w:style>
  <w:style w:type="paragraph" w:customStyle="1" w:styleId="PartL8">
    <w:name w:val="Part L8"/>
    <w:basedOn w:val="Normal"/>
    <w:uiPriority w:val="3"/>
    <w:semiHidden/>
    <w:unhideWhenUsed/>
    <w:qFormat/>
    <w:pPr>
      <w:numPr>
        <w:ilvl w:val="7"/>
        <w:numId w:val="20"/>
      </w:numPr>
    </w:pPr>
  </w:style>
  <w:style w:type="paragraph" w:customStyle="1" w:styleId="PartL9">
    <w:name w:val="Part L9"/>
    <w:basedOn w:val="Normal"/>
    <w:uiPriority w:val="3"/>
    <w:semiHidden/>
    <w:unhideWhenUsed/>
    <w:qFormat/>
    <w:pPr>
      <w:numPr>
        <w:ilvl w:val="8"/>
        <w:numId w:val="20"/>
      </w:numPr>
    </w:pPr>
  </w:style>
  <w:style w:type="paragraph" w:customStyle="1" w:styleId="TableColumnHeading">
    <w:name w:val="Table Column Heading"/>
    <w:basedOn w:val="Normal"/>
    <w:link w:val="TableColumnHeadingChar"/>
    <w:uiPriority w:val="3"/>
    <w:qFormat/>
    <w:pPr>
      <w:spacing w:before="60" w:after="60" w:line="220" w:lineRule="atLeast"/>
    </w:pPr>
    <w:rPr>
      <w:rFonts w:ascii="Arial Bold" w:hAnsi="Arial Bold"/>
      <w:b/>
      <w:color w:val="FFFFFF" w:themeColor="background1"/>
      <w:sz w:val="18"/>
    </w:rPr>
  </w:style>
  <w:style w:type="paragraph" w:customStyle="1" w:styleId="Tablesubheading">
    <w:name w:val="Table sub heading"/>
    <w:basedOn w:val="Normal"/>
    <w:uiPriority w:val="3"/>
    <w:qFormat/>
    <w:pPr>
      <w:spacing w:before="60" w:after="60" w:line="220" w:lineRule="atLeast"/>
    </w:pPr>
    <w:rPr>
      <w:b/>
      <w:color w:val="808080" w:themeColor="background1" w:themeShade="80"/>
      <w:sz w:val="18"/>
    </w:rPr>
  </w:style>
  <w:style w:type="character" w:customStyle="1" w:styleId="TableColumnHeadingChar">
    <w:name w:val="Table Column Heading Char"/>
    <w:basedOn w:val="DefaultParagraphFont"/>
    <w:link w:val="TableColumnHeading"/>
    <w:uiPriority w:val="3"/>
    <w:rPr>
      <w:rFonts w:ascii="Arial Bold" w:hAnsi="Arial Bold" w:cs="Angsana New"/>
      <w:b/>
      <w:color w:val="FFFFFF" w:themeColor="background1"/>
      <w:sz w:val="18"/>
      <w:szCs w:val="22"/>
      <w:lang w:eastAsia="zh-CN" w:bidi="th-TH"/>
    </w:rPr>
  </w:style>
  <w:style w:type="paragraph" w:customStyle="1" w:styleId="TableText">
    <w:name w:val="Table Text"/>
    <w:basedOn w:val="Normal"/>
    <w:uiPriority w:val="3"/>
    <w:qFormat/>
    <w:pPr>
      <w:spacing w:before="60" w:after="60" w:line="220" w:lineRule="atLeast"/>
    </w:pPr>
    <w:rPr>
      <w:sz w:val="18"/>
    </w:rPr>
  </w:style>
  <w:style w:type="paragraph" w:customStyle="1" w:styleId="MENoIndent1">
    <w:name w:val="ME NoIndent 1"/>
    <w:basedOn w:val="Normal"/>
    <w:uiPriority w:val="3"/>
    <w:qFormat/>
    <w:pPr>
      <w:numPr>
        <w:numId w:val="19"/>
      </w:numPr>
      <w:spacing w:before="60" w:after="60"/>
      <w:outlineLvl w:val="0"/>
    </w:pPr>
    <w:rPr>
      <w:b/>
      <w:color w:val="808080"/>
      <w:sz w:val="18"/>
    </w:rPr>
  </w:style>
  <w:style w:type="paragraph" w:customStyle="1" w:styleId="MENoIndent2">
    <w:name w:val="ME NoIndent 2"/>
    <w:basedOn w:val="Normal"/>
    <w:uiPriority w:val="3"/>
    <w:qFormat/>
    <w:pPr>
      <w:numPr>
        <w:ilvl w:val="1"/>
        <w:numId w:val="19"/>
      </w:numPr>
      <w:spacing w:before="60" w:after="60"/>
      <w:outlineLvl w:val="1"/>
    </w:pPr>
    <w:rPr>
      <w:sz w:val="18"/>
    </w:rPr>
  </w:style>
  <w:style w:type="paragraph" w:customStyle="1" w:styleId="MENoIndent3">
    <w:name w:val="ME NoIndent 3"/>
    <w:basedOn w:val="Normal"/>
    <w:uiPriority w:val="3"/>
    <w:qFormat/>
    <w:pPr>
      <w:numPr>
        <w:ilvl w:val="2"/>
        <w:numId w:val="19"/>
      </w:numPr>
      <w:spacing w:before="60" w:after="60"/>
      <w:outlineLvl w:val="2"/>
    </w:pPr>
    <w:rPr>
      <w:sz w:val="18"/>
    </w:rPr>
  </w:style>
  <w:style w:type="paragraph" w:customStyle="1" w:styleId="MENoIndent4">
    <w:name w:val="ME NoIndent 4"/>
    <w:basedOn w:val="Normal"/>
    <w:uiPriority w:val="3"/>
    <w:qFormat/>
    <w:pPr>
      <w:numPr>
        <w:ilvl w:val="3"/>
        <w:numId w:val="19"/>
      </w:numPr>
      <w:spacing w:before="60" w:after="60"/>
      <w:outlineLvl w:val="3"/>
    </w:pPr>
    <w:rPr>
      <w:sz w:val="18"/>
    </w:rPr>
  </w:style>
  <w:style w:type="paragraph" w:customStyle="1" w:styleId="MENoIndent5">
    <w:name w:val="ME NoIndent 5"/>
    <w:basedOn w:val="Normal"/>
    <w:uiPriority w:val="3"/>
    <w:qFormat/>
    <w:pPr>
      <w:numPr>
        <w:ilvl w:val="4"/>
        <w:numId w:val="19"/>
      </w:numPr>
      <w:spacing w:before="60" w:after="60"/>
      <w:outlineLvl w:val="4"/>
    </w:pPr>
    <w:rPr>
      <w:sz w:val="18"/>
    </w:rPr>
  </w:style>
  <w:style w:type="paragraph" w:customStyle="1" w:styleId="MENoIndent6">
    <w:name w:val="ME NoIndent 6"/>
    <w:basedOn w:val="Normal"/>
    <w:uiPriority w:val="3"/>
    <w:qFormat/>
    <w:pPr>
      <w:numPr>
        <w:ilvl w:val="5"/>
        <w:numId w:val="19"/>
      </w:numPr>
      <w:spacing w:before="60" w:after="60"/>
      <w:outlineLvl w:val="5"/>
    </w:pPr>
    <w:rPr>
      <w:sz w:val="18"/>
    </w:rPr>
  </w:style>
  <w:style w:type="paragraph" w:customStyle="1" w:styleId="MENoIndent7">
    <w:name w:val="ME NoIndent 7"/>
    <w:basedOn w:val="Normal"/>
    <w:uiPriority w:val="3"/>
    <w:semiHidden/>
    <w:unhideWhenUsed/>
    <w:qFormat/>
    <w:pPr>
      <w:numPr>
        <w:ilvl w:val="6"/>
        <w:numId w:val="19"/>
      </w:numPr>
      <w:spacing w:before="60" w:after="60"/>
      <w:outlineLvl w:val="6"/>
    </w:pPr>
    <w:rPr>
      <w:sz w:val="18"/>
    </w:rPr>
  </w:style>
  <w:style w:type="paragraph" w:customStyle="1" w:styleId="MENoIndent8">
    <w:name w:val="ME NoIndent 8"/>
    <w:basedOn w:val="Normal"/>
    <w:uiPriority w:val="3"/>
    <w:semiHidden/>
    <w:unhideWhenUsed/>
    <w:qFormat/>
    <w:pPr>
      <w:numPr>
        <w:ilvl w:val="7"/>
        <w:numId w:val="19"/>
      </w:numPr>
      <w:spacing w:before="60" w:after="60"/>
      <w:outlineLvl w:val="7"/>
    </w:pPr>
    <w:rPr>
      <w:sz w:val="18"/>
    </w:rPr>
  </w:style>
  <w:style w:type="paragraph" w:customStyle="1" w:styleId="MENoIndent9">
    <w:name w:val="ME NoIndent 9"/>
    <w:basedOn w:val="Normal"/>
    <w:uiPriority w:val="3"/>
    <w:semiHidden/>
    <w:unhideWhenUsed/>
    <w:qFormat/>
    <w:pPr>
      <w:numPr>
        <w:ilvl w:val="8"/>
        <w:numId w:val="19"/>
      </w:numPr>
      <w:spacing w:before="60" w:after="60"/>
      <w:outlineLvl w:val="8"/>
    </w:pPr>
    <w:rPr>
      <w:sz w:val="18"/>
    </w:rPr>
  </w:style>
  <w:style w:type="numbering" w:customStyle="1" w:styleId="MENoIndent">
    <w:name w:val="ME NoIndent"/>
    <w:uiPriority w:val="99"/>
    <w:pPr>
      <w:numPr>
        <w:numId w:val="18"/>
      </w:numPr>
    </w:pPr>
  </w:style>
  <w:style w:type="paragraph" w:customStyle="1" w:styleId="NormalSingle">
    <w:name w:val="Normal Single"/>
    <w:basedOn w:val="Normal"/>
    <w:uiPriority w:val="2"/>
    <w:qFormat/>
    <w:pPr>
      <w:spacing w:after="0"/>
    </w:pPr>
  </w:style>
  <w:style w:type="paragraph" w:customStyle="1" w:styleId="Bullet1">
    <w:name w:val="Bullet 1"/>
    <w:basedOn w:val="Normal"/>
    <w:uiPriority w:val="2"/>
    <w:qFormat/>
    <w:pPr>
      <w:numPr>
        <w:numId w:val="24"/>
      </w:numPr>
    </w:pPr>
  </w:style>
  <w:style w:type="paragraph" w:customStyle="1" w:styleId="Bullet2">
    <w:name w:val="Bullet 2"/>
    <w:basedOn w:val="Normal"/>
    <w:uiPriority w:val="2"/>
    <w:qFormat/>
    <w:pPr>
      <w:numPr>
        <w:ilvl w:val="1"/>
        <w:numId w:val="24"/>
      </w:numPr>
    </w:pPr>
  </w:style>
  <w:style w:type="paragraph" w:customStyle="1" w:styleId="Bullet3">
    <w:name w:val="Bullet 3"/>
    <w:basedOn w:val="Normal"/>
    <w:uiPriority w:val="2"/>
    <w:qFormat/>
    <w:pPr>
      <w:numPr>
        <w:ilvl w:val="2"/>
        <w:numId w:val="24"/>
      </w:numPr>
    </w:pPr>
  </w:style>
  <w:style w:type="numbering" w:customStyle="1" w:styleId="Bullets">
    <w:name w:val="Bullets"/>
    <w:uiPriority w:val="99"/>
    <w:pPr>
      <w:numPr>
        <w:numId w:val="22"/>
      </w:numPr>
    </w:pPr>
  </w:style>
  <w:style w:type="table" w:customStyle="1" w:styleId="MEClassic">
    <w:name w:val="ME Classic"/>
    <w:basedOn w:val="TableNormal"/>
    <w:uiPriority w:val="99"/>
    <w:pPr>
      <w:spacing w:before="60" w:after="60" w:line="220" w:lineRule="atLeast"/>
    </w:pPr>
    <w:rPr>
      <w:rFonts w:ascii="Arial" w:eastAsiaTheme="minorHAnsi" w:hAnsi="Arial"/>
      <w:sz w:val="18"/>
      <w:szCs w:val="24"/>
      <w:lang w:eastAsia="en-US"/>
    </w:rPr>
    <w:tblPr>
      <w:tblBorders>
        <w:bottom w:val="single" w:sz="4" w:space="0" w:color="808080"/>
        <w:insideH w:val="single" w:sz="4" w:space="0" w:color="808080"/>
        <w:insideV w:val="single" w:sz="4" w:space="0" w:color="808080"/>
      </w:tblBorders>
    </w:tblPr>
    <w:tblStylePr w:type="firstRow">
      <w:rPr>
        <w:rFonts w:ascii="Arial" w:hAnsi="Arial"/>
        <w:b/>
        <w:color w:val="FFFFFF" w:themeColor="background1"/>
      </w:rPr>
      <w:tblPr/>
      <w:tcPr>
        <w:tcBorders>
          <w:insideV w:val="single" w:sz="4" w:space="0" w:color="FFFFFF" w:themeColor="background1"/>
        </w:tcBorders>
        <w:shd w:val="clear" w:color="auto" w:fill="808080"/>
      </w:tcPr>
    </w:tblStylePr>
  </w:style>
  <w:style w:type="character" w:customStyle="1" w:styleId="HeaderChar">
    <w:name w:val="Header Char"/>
    <w:basedOn w:val="DefaultParagraphFont"/>
    <w:link w:val="Header"/>
    <w:uiPriority w:val="6"/>
    <w:rPr>
      <w:rFonts w:ascii="Arial" w:hAnsi="Arial" w:cs="Angsana New"/>
      <w:color w:val="404040"/>
      <w:sz w:val="14"/>
      <w:szCs w:val="15"/>
      <w:lang w:eastAsia="zh-CN" w:bidi="th-TH"/>
    </w:rPr>
  </w:style>
  <w:style w:type="paragraph" w:styleId="ListParagraph">
    <w:name w:val="List Paragraph"/>
    <w:basedOn w:val="Normal"/>
    <w:link w:val="ListParagraphChar"/>
    <w:uiPriority w:val="34"/>
    <w:unhideWhenUsed/>
    <w:qFormat/>
    <w:pPr>
      <w:spacing w:after="140" w:line="280" w:lineRule="atLeast"/>
      <w:ind w:left="720"/>
    </w:pPr>
    <w:rPr>
      <w:rFonts w:ascii="Times New Roman" w:hAnsi="Times New Roman"/>
      <w:sz w:val="22"/>
    </w:rPr>
  </w:style>
  <w:style w:type="character" w:customStyle="1" w:styleId="Heading1Char">
    <w:name w:val="Heading 1 Char"/>
    <w:basedOn w:val="DefaultParagraphFont"/>
    <w:link w:val="Heading1"/>
    <w:semiHidden/>
    <w:rPr>
      <w:rFonts w:ascii="Arial" w:hAnsi="Arial" w:cs="Angsana New"/>
      <w:b/>
      <w:bCs/>
      <w:kern w:val="28"/>
      <w:sz w:val="28"/>
      <w:szCs w:val="28"/>
      <w:lang w:eastAsia="zh-CN" w:bidi="th-TH"/>
    </w:rPr>
  </w:style>
  <w:style w:type="character" w:customStyle="1" w:styleId="Heading2Char">
    <w:name w:val="Heading 2 Char"/>
    <w:basedOn w:val="DefaultParagraphFont"/>
    <w:link w:val="Heading2"/>
    <w:semiHidden/>
    <w:rPr>
      <w:rFonts w:ascii="Arial" w:hAnsi="Arial" w:cs="Angsana New"/>
      <w:b/>
      <w:bCs/>
      <w:i/>
      <w:iCs/>
      <w:szCs w:val="22"/>
      <w:lang w:eastAsia="zh-CN" w:bidi="th-TH"/>
    </w:rPr>
  </w:style>
  <w:style w:type="character" w:customStyle="1" w:styleId="Heading3Char">
    <w:name w:val="Heading 3 Char"/>
    <w:basedOn w:val="DefaultParagraphFont"/>
    <w:link w:val="Heading3"/>
    <w:semiHidden/>
    <w:rPr>
      <w:rFonts w:ascii="Arial" w:hAnsi="Arial" w:cs="Angsana New"/>
      <w:szCs w:val="22"/>
      <w:lang w:eastAsia="zh-CN" w:bidi="th-TH"/>
    </w:rPr>
  </w:style>
  <w:style w:type="character" w:customStyle="1" w:styleId="Heading4Char">
    <w:name w:val="Heading 4 Char"/>
    <w:basedOn w:val="DefaultParagraphFont"/>
    <w:link w:val="Heading4"/>
    <w:semiHidden/>
    <w:rPr>
      <w:rFonts w:ascii="Arial" w:hAnsi="Arial" w:cs="Angsana New"/>
      <w:b/>
      <w:bCs/>
      <w:szCs w:val="22"/>
      <w:lang w:eastAsia="zh-CN" w:bidi="th-TH"/>
    </w:rPr>
  </w:style>
  <w:style w:type="character" w:customStyle="1" w:styleId="Heading5Char">
    <w:name w:val="Heading 5 Char"/>
    <w:basedOn w:val="DefaultParagraphFont"/>
    <w:link w:val="Heading5"/>
    <w:semiHidden/>
    <w:rPr>
      <w:rFonts w:ascii="Arial" w:hAnsi="Arial" w:cs="Angsana New"/>
      <w:szCs w:val="22"/>
      <w:lang w:eastAsia="zh-CN" w:bidi="th-TH"/>
    </w:rPr>
  </w:style>
  <w:style w:type="character" w:customStyle="1" w:styleId="Heading6Char">
    <w:name w:val="Heading 6 Char"/>
    <w:basedOn w:val="DefaultParagraphFont"/>
    <w:link w:val="Heading6"/>
    <w:semiHidden/>
    <w:rPr>
      <w:rFonts w:ascii="Arial" w:hAnsi="Arial" w:cs="Angsana New"/>
      <w:i/>
      <w:iCs/>
      <w:szCs w:val="22"/>
      <w:lang w:eastAsia="zh-CN" w:bidi="th-TH"/>
    </w:rPr>
  </w:style>
  <w:style w:type="character" w:customStyle="1" w:styleId="Heading7Char">
    <w:name w:val="Heading 7 Char"/>
    <w:basedOn w:val="DefaultParagraphFont"/>
    <w:link w:val="Heading7"/>
    <w:semiHidden/>
    <w:rPr>
      <w:rFonts w:ascii="Arial" w:hAnsi="Arial" w:cs="Angsana New"/>
      <w:lang w:eastAsia="zh-CN" w:bidi="th-TH"/>
    </w:rPr>
  </w:style>
  <w:style w:type="character" w:customStyle="1" w:styleId="Heading8Char">
    <w:name w:val="Heading 8 Char"/>
    <w:basedOn w:val="DefaultParagraphFont"/>
    <w:link w:val="Heading8"/>
    <w:semiHidden/>
    <w:rPr>
      <w:rFonts w:ascii="Arial" w:hAnsi="Arial" w:cs="Angsana New"/>
      <w:i/>
      <w:iCs/>
      <w:lang w:eastAsia="zh-CN" w:bidi="th-TH"/>
    </w:rPr>
  </w:style>
  <w:style w:type="character" w:customStyle="1" w:styleId="Heading9Char">
    <w:name w:val="Heading 9 Char"/>
    <w:basedOn w:val="DefaultParagraphFont"/>
    <w:link w:val="Heading9"/>
    <w:semiHidden/>
    <w:rPr>
      <w:rFonts w:ascii="Arial" w:hAnsi="Arial" w:cs="Angsana New"/>
      <w:b/>
      <w:bCs/>
      <w:i/>
      <w:iCs/>
      <w:sz w:val="18"/>
      <w:szCs w:val="18"/>
      <w:lang w:eastAsia="zh-CN" w:bidi="th-TH"/>
    </w:rPr>
  </w:style>
  <w:style w:type="character" w:customStyle="1" w:styleId="EndnoteTextChar">
    <w:name w:val="Endnote Text Char"/>
    <w:basedOn w:val="DefaultParagraphFont"/>
    <w:link w:val="EndnoteText"/>
    <w:semiHidden/>
    <w:rPr>
      <w:rFonts w:ascii="Arial" w:hAnsi="Arial" w:cs="Arial"/>
      <w:sz w:val="16"/>
      <w:lang w:eastAsia="zh-CN" w:bidi="th-TH"/>
    </w:rPr>
  </w:style>
  <w:style w:type="character" w:customStyle="1" w:styleId="FootnoteTextChar">
    <w:name w:val="Footnote Text Char"/>
    <w:basedOn w:val="DefaultParagraphFont"/>
    <w:link w:val="FootnoteText"/>
    <w:semiHidden/>
    <w:rPr>
      <w:rFonts w:ascii="Arial" w:hAnsi="Arial" w:cs="Arial"/>
      <w:sz w:val="16"/>
      <w:lang w:eastAsia="zh-CN" w:bidi="th-TH"/>
    </w:rPr>
  </w:style>
  <w:style w:type="character" w:customStyle="1" w:styleId="BalloonTextChar">
    <w:name w:val="Balloon Text Char"/>
    <w:basedOn w:val="DefaultParagraphFont"/>
    <w:link w:val="BalloonText"/>
    <w:semiHidden/>
    <w:rPr>
      <w:rFonts w:ascii="Tahoma" w:hAnsi="Tahoma" w:cs="Tahoma"/>
      <w:sz w:val="16"/>
      <w:szCs w:val="16"/>
      <w:lang w:eastAsia="zh-CN" w:bidi="th-TH"/>
    </w:rPr>
  </w:style>
  <w:style w:type="character" w:customStyle="1" w:styleId="BodyTextChar">
    <w:name w:val="Body Text Char"/>
    <w:basedOn w:val="DefaultParagraphFont"/>
    <w:link w:val="BodyText"/>
    <w:semiHidden/>
    <w:rPr>
      <w:rFonts w:ascii="Arial" w:hAnsi="Arial" w:cs="Angsana New"/>
      <w:szCs w:val="22"/>
      <w:lang w:eastAsia="zh-CN" w:bidi="th-TH"/>
    </w:rPr>
  </w:style>
  <w:style w:type="character" w:customStyle="1" w:styleId="BodyText2Char">
    <w:name w:val="Body Text 2 Char"/>
    <w:basedOn w:val="DefaultParagraphFont"/>
    <w:link w:val="BodyText2"/>
    <w:semiHidden/>
    <w:rPr>
      <w:rFonts w:ascii="Arial" w:hAnsi="Arial" w:cs="Angsana New"/>
      <w:szCs w:val="22"/>
      <w:lang w:eastAsia="zh-CN" w:bidi="th-TH"/>
    </w:rPr>
  </w:style>
  <w:style w:type="character" w:customStyle="1" w:styleId="BodyText3Char">
    <w:name w:val="Body Text 3 Char"/>
    <w:basedOn w:val="DefaultParagraphFont"/>
    <w:link w:val="BodyText3"/>
    <w:semiHidden/>
    <w:rPr>
      <w:rFonts w:ascii="Arial" w:hAnsi="Arial" w:cs="Angsana New"/>
      <w:sz w:val="16"/>
      <w:szCs w:val="16"/>
      <w:lang w:eastAsia="zh-CN" w:bidi="th-TH"/>
    </w:rPr>
  </w:style>
  <w:style w:type="character" w:customStyle="1" w:styleId="BodyTextFirstIndentChar">
    <w:name w:val="Body Text First Indent Char"/>
    <w:basedOn w:val="BodyTextChar"/>
    <w:link w:val="BodyTextFirstIndent"/>
    <w:semiHidden/>
    <w:rPr>
      <w:rFonts w:ascii="Arial" w:hAnsi="Arial" w:cs="Angsana New"/>
      <w:szCs w:val="22"/>
      <w:lang w:eastAsia="zh-CN" w:bidi="th-TH"/>
    </w:rPr>
  </w:style>
  <w:style w:type="character" w:customStyle="1" w:styleId="BodyTextIndentChar">
    <w:name w:val="Body Text Indent Char"/>
    <w:basedOn w:val="DefaultParagraphFont"/>
    <w:link w:val="BodyTextIndent"/>
    <w:semiHidden/>
    <w:rPr>
      <w:rFonts w:ascii="Arial" w:hAnsi="Arial" w:cs="Angsana New"/>
      <w:szCs w:val="22"/>
      <w:lang w:eastAsia="zh-CN" w:bidi="th-TH"/>
    </w:rPr>
  </w:style>
  <w:style w:type="character" w:customStyle="1" w:styleId="BodyTextFirstIndent2Char">
    <w:name w:val="Body Text First Indent 2 Char"/>
    <w:basedOn w:val="BodyTextIndentChar"/>
    <w:link w:val="BodyTextFirstIndent2"/>
    <w:semiHidden/>
    <w:rPr>
      <w:rFonts w:ascii="Arial" w:hAnsi="Arial" w:cs="Angsana New"/>
      <w:szCs w:val="22"/>
      <w:lang w:eastAsia="zh-CN" w:bidi="th-TH"/>
    </w:rPr>
  </w:style>
  <w:style w:type="character" w:customStyle="1" w:styleId="BodyTextIndent2Char">
    <w:name w:val="Body Text Indent 2 Char"/>
    <w:basedOn w:val="DefaultParagraphFont"/>
    <w:link w:val="BodyTextIndent2"/>
    <w:semiHidden/>
    <w:rPr>
      <w:rFonts w:ascii="Arial" w:hAnsi="Arial" w:cs="Angsana New"/>
      <w:szCs w:val="22"/>
      <w:lang w:eastAsia="zh-CN" w:bidi="th-TH"/>
    </w:rPr>
  </w:style>
  <w:style w:type="character" w:customStyle="1" w:styleId="BodyTextIndent3Char">
    <w:name w:val="Body Text Indent 3 Char"/>
    <w:basedOn w:val="DefaultParagraphFont"/>
    <w:link w:val="BodyTextIndent3"/>
    <w:semiHidden/>
    <w:rPr>
      <w:rFonts w:ascii="Arial" w:hAnsi="Arial" w:cs="Angsana New"/>
      <w:sz w:val="16"/>
      <w:szCs w:val="16"/>
      <w:lang w:eastAsia="zh-CN" w:bidi="th-TH"/>
    </w:rPr>
  </w:style>
  <w:style w:type="character" w:customStyle="1" w:styleId="ClosingChar">
    <w:name w:val="Closing Char"/>
    <w:basedOn w:val="DefaultParagraphFont"/>
    <w:link w:val="Closing"/>
    <w:semiHidden/>
    <w:rPr>
      <w:rFonts w:ascii="Arial" w:hAnsi="Arial" w:cs="Angsana New"/>
      <w:szCs w:val="22"/>
      <w:lang w:eastAsia="zh-CN" w:bidi="th-TH"/>
    </w:rPr>
  </w:style>
  <w:style w:type="character" w:customStyle="1" w:styleId="CommentTextChar">
    <w:name w:val="Comment Text Char"/>
    <w:basedOn w:val="DefaultParagraphFont"/>
    <w:link w:val="CommentText"/>
    <w:semiHidden/>
    <w:rPr>
      <w:rFonts w:ascii="Arial" w:hAnsi="Arial" w:cs="Angsana New"/>
      <w:lang w:eastAsia="zh-CN" w:bidi="th-TH"/>
    </w:rPr>
  </w:style>
  <w:style w:type="character" w:customStyle="1" w:styleId="CommentSubjectChar">
    <w:name w:val="Comment Subject Char"/>
    <w:basedOn w:val="CommentTextChar"/>
    <w:link w:val="CommentSubject"/>
    <w:semiHidden/>
    <w:rPr>
      <w:rFonts w:ascii="Arial" w:hAnsi="Arial" w:cs="Angsana New"/>
      <w:b/>
      <w:bCs/>
      <w:lang w:eastAsia="zh-CN" w:bidi="th-TH"/>
    </w:rPr>
  </w:style>
  <w:style w:type="character" w:customStyle="1" w:styleId="DateChar">
    <w:name w:val="Date Char"/>
    <w:basedOn w:val="DefaultParagraphFont"/>
    <w:link w:val="Date"/>
    <w:semiHidden/>
    <w:rPr>
      <w:rFonts w:ascii="Arial" w:hAnsi="Arial" w:cs="Angsana New"/>
      <w:szCs w:val="22"/>
      <w:lang w:eastAsia="zh-CN" w:bidi="th-TH"/>
    </w:rPr>
  </w:style>
  <w:style w:type="character" w:customStyle="1" w:styleId="DocumentMapChar">
    <w:name w:val="Document Map Char"/>
    <w:basedOn w:val="DefaultParagraphFont"/>
    <w:link w:val="DocumentMap"/>
    <w:semiHidden/>
    <w:rPr>
      <w:rFonts w:ascii="Tahoma" w:hAnsi="Tahoma" w:cs="Tahoma"/>
      <w:shd w:val="clear" w:color="auto" w:fill="000080"/>
      <w:lang w:eastAsia="zh-CN" w:bidi="th-TH"/>
    </w:rPr>
  </w:style>
  <w:style w:type="character" w:customStyle="1" w:styleId="E-mailSignatureChar">
    <w:name w:val="E-mail Signature Char"/>
    <w:basedOn w:val="DefaultParagraphFont"/>
    <w:link w:val="E-mailSignature"/>
    <w:semiHidden/>
    <w:rPr>
      <w:rFonts w:ascii="Arial" w:hAnsi="Arial" w:cs="Angsana New"/>
      <w:szCs w:val="22"/>
      <w:lang w:eastAsia="zh-CN" w:bidi="th-TH"/>
    </w:rPr>
  </w:style>
  <w:style w:type="character" w:customStyle="1" w:styleId="HTMLAddressChar">
    <w:name w:val="HTML Address Char"/>
    <w:basedOn w:val="DefaultParagraphFont"/>
    <w:link w:val="HTMLAddress"/>
    <w:semiHidden/>
    <w:rPr>
      <w:rFonts w:ascii="Arial" w:hAnsi="Arial" w:cs="Angsana New"/>
      <w:i/>
      <w:iCs/>
      <w:szCs w:val="22"/>
      <w:lang w:eastAsia="zh-CN" w:bidi="th-TH"/>
    </w:rPr>
  </w:style>
  <w:style w:type="character" w:customStyle="1" w:styleId="HTMLPreformattedChar">
    <w:name w:val="HTML Preformatted Char"/>
    <w:basedOn w:val="DefaultParagraphFont"/>
    <w:link w:val="HTMLPreformatted"/>
    <w:semiHidden/>
    <w:rPr>
      <w:rFonts w:ascii="Courier New" w:hAnsi="Courier New" w:cs="Angsana New"/>
      <w:lang w:eastAsia="zh-CN" w:bidi="th-TH"/>
    </w:rPr>
  </w:style>
  <w:style w:type="character" w:customStyle="1" w:styleId="MacroTextChar">
    <w:name w:val="Macro Text Char"/>
    <w:basedOn w:val="DefaultParagraphFont"/>
    <w:link w:val="MacroText"/>
    <w:semiHidden/>
    <w:rPr>
      <w:rFonts w:ascii="Courier New" w:hAnsi="Courier New" w:cs="Angsana New"/>
      <w:lang w:eastAsia="zh-CN" w:bidi="th-TH"/>
    </w:rPr>
  </w:style>
  <w:style w:type="character" w:customStyle="1" w:styleId="MessageHeaderChar">
    <w:name w:val="Message Header Char"/>
    <w:basedOn w:val="DefaultParagraphFont"/>
    <w:link w:val="MessageHeader"/>
    <w:semiHidden/>
    <w:rPr>
      <w:rFonts w:ascii="Arial" w:hAnsi="Arial" w:cs="Angsana New"/>
      <w:sz w:val="24"/>
      <w:szCs w:val="24"/>
      <w:shd w:val="pct20" w:color="auto" w:fill="auto"/>
      <w:lang w:eastAsia="zh-CN" w:bidi="th-TH"/>
    </w:rPr>
  </w:style>
  <w:style w:type="character" w:customStyle="1" w:styleId="NoteHeadingChar">
    <w:name w:val="Note Heading Char"/>
    <w:basedOn w:val="DefaultParagraphFont"/>
    <w:link w:val="NoteHeading"/>
    <w:semiHidden/>
    <w:rPr>
      <w:rFonts w:ascii="Arial" w:hAnsi="Arial" w:cs="Angsana New"/>
      <w:szCs w:val="22"/>
      <w:lang w:eastAsia="zh-CN" w:bidi="th-TH"/>
    </w:rPr>
  </w:style>
  <w:style w:type="character" w:customStyle="1" w:styleId="PlainTextChar">
    <w:name w:val="Plain Text Char"/>
    <w:basedOn w:val="DefaultParagraphFont"/>
    <w:link w:val="PlainText"/>
    <w:semiHidden/>
    <w:rPr>
      <w:rFonts w:ascii="Courier New" w:hAnsi="Courier New" w:cs="Angsana New"/>
      <w:lang w:eastAsia="zh-CN" w:bidi="th-TH"/>
    </w:rPr>
  </w:style>
  <w:style w:type="character" w:customStyle="1" w:styleId="SalutationChar">
    <w:name w:val="Salutation Char"/>
    <w:basedOn w:val="DefaultParagraphFont"/>
    <w:link w:val="Salutation"/>
    <w:semiHidden/>
    <w:rPr>
      <w:rFonts w:ascii="Arial" w:hAnsi="Arial" w:cs="Angsana New"/>
      <w:szCs w:val="22"/>
      <w:lang w:eastAsia="zh-CN" w:bidi="th-TH"/>
    </w:rPr>
  </w:style>
  <w:style w:type="character" w:customStyle="1" w:styleId="SignatureChar">
    <w:name w:val="Signature Char"/>
    <w:basedOn w:val="DefaultParagraphFont"/>
    <w:link w:val="Signature"/>
    <w:semiHidden/>
    <w:rPr>
      <w:rFonts w:ascii="Arial" w:hAnsi="Arial" w:cs="Angsana New"/>
      <w:szCs w:val="22"/>
      <w:lang w:eastAsia="zh-CN" w:bidi="th-TH"/>
    </w:rPr>
  </w:style>
  <w:style w:type="character" w:customStyle="1" w:styleId="SubtitleChar">
    <w:name w:val="Subtitle Char"/>
    <w:basedOn w:val="DefaultParagraphFont"/>
    <w:link w:val="Subtitle"/>
    <w:semiHidden/>
    <w:rPr>
      <w:rFonts w:ascii="Arial" w:hAnsi="Arial" w:cs="Angsana New"/>
      <w:sz w:val="24"/>
      <w:szCs w:val="24"/>
      <w:lang w:eastAsia="zh-CN" w:bidi="th-TH"/>
    </w:rPr>
  </w:style>
  <w:style w:type="character" w:customStyle="1" w:styleId="TitleChar">
    <w:name w:val="Title Char"/>
    <w:basedOn w:val="DefaultParagraphFont"/>
    <w:link w:val="Title"/>
    <w:semiHidden/>
    <w:rPr>
      <w:rFonts w:ascii="Arial" w:hAnsi="Arial" w:cs="Angsana New"/>
      <w:b/>
      <w:bCs/>
      <w:kern w:val="28"/>
      <w:sz w:val="32"/>
      <w:szCs w:val="32"/>
      <w:lang w:eastAsia="zh-CN" w:bidi="th-TH"/>
    </w:rPr>
  </w:style>
  <w:style w:type="paragraph" w:customStyle="1" w:styleId="ItemL1">
    <w:name w:val="Item L1"/>
    <w:basedOn w:val="Normal"/>
    <w:next w:val="Normal"/>
    <w:uiPriority w:val="3"/>
    <w:qFormat/>
    <w:pPr>
      <w:numPr>
        <w:numId w:val="25"/>
      </w:numPr>
      <w:outlineLvl w:val="0"/>
    </w:pPr>
    <w:rPr>
      <w:b/>
    </w:rPr>
  </w:style>
  <w:style w:type="paragraph" w:customStyle="1" w:styleId="ItemL2">
    <w:name w:val="Item L2"/>
    <w:basedOn w:val="Normal"/>
    <w:uiPriority w:val="3"/>
    <w:qFormat/>
    <w:pPr>
      <w:numPr>
        <w:ilvl w:val="1"/>
        <w:numId w:val="25"/>
      </w:numPr>
      <w:outlineLvl w:val="1"/>
    </w:pPr>
  </w:style>
  <w:style w:type="paragraph" w:customStyle="1" w:styleId="ItemL3">
    <w:name w:val="Item L3"/>
    <w:basedOn w:val="Normal"/>
    <w:uiPriority w:val="3"/>
    <w:qFormat/>
    <w:pPr>
      <w:numPr>
        <w:ilvl w:val="2"/>
        <w:numId w:val="25"/>
      </w:numPr>
      <w:outlineLvl w:val="2"/>
    </w:pPr>
  </w:style>
  <w:style w:type="paragraph" w:customStyle="1" w:styleId="ItemL4">
    <w:name w:val="Item L4"/>
    <w:basedOn w:val="Normal"/>
    <w:uiPriority w:val="3"/>
    <w:qFormat/>
    <w:pPr>
      <w:numPr>
        <w:ilvl w:val="3"/>
        <w:numId w:val="25"/>
      </w:numPr>
      <w:outlineLvl w:val="3"/>
    </w:pPr>
  </w:style>
  <w:style w:type="paragraph" w:customStyle="1" w:styleId="ItemL5">
    <w:name w:val="Item L5"/>
    <w:basedOn w:val="Normal"/>
    <w:uiPriority w:val="3"/>
    <w:qFormat/>
    <w:pPr>
      <w:numPr>
        <w:ilvl w:val="4"/>
        <w:numId w:val="25"/>
      </w:numPr>
    </w:pPr>
  </w:style>
  <w:style w:type="paragraph" w:customStyle="1" w:styleId="ItemL6">
    <w:name w:val="Item L6"/>
    <w:basedOn w:val="Normal"/>
    <w:uiPriority w:val="3"/>
    <w:semiHidden/>
    <w:unhideWhenUsed/>
    <w:qFormat/>
    <w:pPr>
      <w:numPr>
        <w:ilvl w:val="5"/>
        <w:numId w:val="25"/>
      </w:numPr>
      <w:outlineLvl w:val="5"/>
    </w:pPr>
  </w:style>
  <w:style w:type="paragraph" w:customStyle="1" w:styleId="ItemL7">
    <w:name w:val="Item L7"/>
    <w:basedOn w:val="Normal"/>
    <w:uiPriority w:val="3"/>
    <w:semiHidden/>
    <w:unhideWhenUsed/>
    <w:qFormat/>
    <w:pPr>
      <w:numPr>
        <w:ilvl w:val="6"/>
        <w:numId w:val="25"/>
      </w:numPr>
      <w:outlineLvl w:val="6"/>
    </w:pPr>
  </w:style>
  <w:style w:type="paragraph" w:customStyle="1" w:styleId="ItemL8">
    <w:name w:val="Item L8"/>
    <w:basedOn w:val="Normal"/>
    <w:uiPriority w:val="3"/>
    <w:semiHidden/>
    <w:unhideWhenUsed/>
    <w:qFormat/>
    <w:pPr>
      <w:numPr>
        <w:ilvl w:val="7"/>
        <w:numId w:val="25"/>
      </w:numPr>
      <w:outlineLvl w:val="7"/>
    </w:pPr>
  </w:style>
  <w:style w:type="paragraph" w:customStyle="1" w:styleId="ItemL9">
    <w:name w:val="Item L9"/>
    <w:basedOn w:val="Normal"/>
    <w:uiPriority w:val="3"/>
    <w:semiHidden/>
    <w:unhideWhenUsed/>
    <w:qFormat/>
    <w:pPr>
      <w:numPr>
        <w:ilvl w:val="8"/>
        <w:numId w:val="25"/>
      </w:numPr>
      <w:outlineLvl w:val="8"/>
    </w:pPr>
  </w:style>
  <w:style w:type="numbering" w:customStyle="1" w:styleId="Item">
    <w:name w:val="Item"/>
    <w:uiPriority w:val="99"/>
    <w:pPr>
      <w:numPr>
        <w:numId w:val="23"/>
      </w:numPr>
    </w:pPr>
  </w:style>
  <w:style w:type="paragraph" w:styleId="Bibliography">
    <w:name w:val="Bibliography"/>
    <w:basedOn w:val="Normal"/>
    <w:next w:val="Normal"/>
    <w:uiPriority w:val="37"/>
    <w:semiHidden/>
    <w:unhideWhenUsed/>
  </w:style>
  <w:style w:type="character" w:styleId="BookTitle">
    <w:name w:val="Book Title"/>
    <w:basedOn w:val="DefaultParagraphFont"/>
    <w:uiPriority w:val="33"/>
    <w:semiHidden/>
    <w:rPr>
      <w:b/>
      <w:bCs/>
      <w:smallCaps/>
      <w:spacing w:val="5"/>
    </w:rPr>
  </w:style>
  <w:style w:type="table" w:customStyle="1" w:styleId="ColorfulGrid1">
    <w:name w:val="Colorful Grid1"/>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eNormal"/>
    <w:uiPriority w:val="72"/>
    <w:semiHidden/>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eNormal"/>
    <w:uiPriority w:val="71"/>
    <w:semiHidden/>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semiHidden/>
    <w:rPr>
      <w:b/>
      <w:bCs/>
      <w:i/>
      <w:iCs/>
      <w:color w:val="4F81BD" w:themeColor="accent1"/>
    </w:rPr>
  </w:style>
  <w:style w:type="paragraph" w:styleId="IntenseQuote">
    <w:name w:val="Intense Quote"/>
    <w:basedOn w:val="Normal"/>
    <w:next w:val="Normal"/>
    <w:link w:val="IntenseQuoteChar"/>
    <w:uiPriority w:val="30"/>
    <w:semiHidden/>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Arial" w:hAnsi="Arial" w:cs="Angsana New"/>
      <w:b/>
      <w:bCs/>
      <w:i/>
      <w:iCs/>
      <w:color w:val="4F81BD" w:themeColor="accent1"/>
      <w:szCs w:val="22"/>
      <w:lang w:eastAsia="zh-CN" w:bidi="th-TH"/>
    </w:rPr>
  </w:style>
  <w:style w:type="character" w:styleId="IntenseReference">
    <w:name w:val="Intense Reference"/>
    <w:basedOn w:val="DefaultParagraphFont"/>
    <w:uiPriority w:val="32"/>
    <w:semiHidden/>
    <w:rPr>
      <w:b/>
      <w:bCs/>
      <w:smallCaps/>
      <w:color w:val="C0504D" w:themeColor="accent2"/>
      <w:spacing w:val="5"/>
      <w:u w:val="single"/>
    </w:rPr>
  </w:style>
  <w:style w:type="table" w:customStyle="1" w:styleId="LightGrid1">
    <w:name w:val="Light Grid1"/>
    <w:basedOn w:val="TableNormal"/>
    <w:uiPriority w:val="62"/>
    <w:semiHidden/>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semiHidden/>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semiHidden/>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MediumGrid11">
    <w:name w:val="Medium Grid 11"/>
    <w:basedOn w:val="TableNormal"/>
    <w:uiPriority w:val="67"/>
    <w:semiHidden/>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semiHidden/>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rPr>
      <w:i/>
      <w:iCs/>
      <w:color w:val="000000" w:themeColor="text1"/>
    </w:rPr>
  </w:style>
  <w:style w:type="character" w:customStyle="1" w:styleId="QuoteChar">
    <w:name w:val="Quote Char"/>
    <w:basedOn w:val="DefaultParagraphFont"/>
    <w:link w:val="Quote"/>
    <w:uiPriority w:val="29"/>
    <w:rPr>
      <w:rFonts w:ascii="Arial" w:hAnsi="Arial" w:cs="Angsana New"/>
      <w:i/>
      <w:iCs/>
      <w:color w:val="000000" w:themeColor="text1"/>
      <w:szCs w:val="22"/>
      <w:lang w:eastAsia="zh-CN" w:bidi="th-TH"/>
    </w:rPr>
  </w:style>
  <w:style w:type="character" w:styleId="SubtleEmphasis">
    <w:name w:val="Subtle Emphasis"/>
    <w:basedOn w:val="DefaultParagraphFont"/>
    <w:uiPriority w:val="19"/>
    <w:semiHidden/>
    <w:rPr>
      <w:i/>
      <w:iCs/>
      <w:color w:val="808080" w:themeColor="text1" w:themeTint="7F"/>
    </w:rPr>
  </w:style>
  <w:style w:type="character" w:styleId="SubtleReference">
    <w:name w:val="Subtle Reference"/>
    <w:basedOn w:val="DefaultParagraphFont"/>
    <w:uiPriority w:val="31"/>
    <w:semiHidden/>
    <w:rPr>
      <w:smallCaps/>
      <w:color w:val="C0504D" w:themeColor="accent2"/>
      <w:u w:val="single"/>
    </w:rPr>
  </w:style>
  <w:style w:type="paragraph" w:styleId="TOCHeading">
    <w:name w:val="TOC Heading"/>
    <w:basedOn w:val="Heading1"/>
    <w:next w:val="Normal"/>
    <w:uiPriority w:val="39"/>
    <w:semiHidden/>
    <w:unhideWhenUsed/>
    <w:qFormat/>
    <w:pPr>
      <w:keepLines/>
      <w:numPr>
        <w:numId w:val="0"/>
      </w:numPr>
      <w:spacing w:before="480" w:after="0"/>
      <w:outlineLvl w:val="9"/>
    </w:pPr>
    <w:rPr>
      <w:rFonts w:asciiTheme="majorHAnsi" w:eastAsiaTheme="majorEastAsia" w:hAnsiTheme="majorHAnsi"/>
      <w:color w:val="365F91" w:themeColor="accent1" w:themeShade="BF"/>
      <w:kern w:val="0"/>
      <w:szCs w:val="35"/>
    </w:rPr>
  </w:style>
  <w:style w:type="paragraph" w:customStyle="1" w:styleId="DraftText">
    <w:name w:val="DraftText"/>
    <w:basedOn w:val="Normal"/>
    <w:semiHidden/>
    <w:pPr>
      <w:spacing w:after="0"/>
    </w:pPr>
    <w:rPr>
      <w:szCs w:val="20"/>
    </w:rPr>
  </w:style>
  <w:style w:type="paragraph" w:customStyle="1" w:styleId="Char">
    <w:name w:val="Char"/>
    <w:basedOn w:val="Normal"/>
    <w:rsid w:val="002C3B28"/>
    <w:pPr>
      <w:spacing w:after="0" w:line="240" w:lineRule="auto"/>
    </w:pPr>
    <w:rPr>
      <w:rFonts w:ascii="Times New Roman" w:hAnsi="Times New Roman" w:cs="Arial"/>
      <w:b/>
      <w:sz w:val="24"/>
      <w:szCs w:val="24"/>
      <w:lang w:eastAsia="en-US" w:bidi="ar-SA"/>
    </w:rPr>
  </w:style>
  <w:style w:type="character" w:customStyle="1" w:styleId="ListParagraphChar">
    <w:name w:val="List Paragraph Char"/>
    <w:link w:val="ListParagraph"/>
    <w:uiPriority w:val="34"/>
    <w:rsid w:val="00473996"/>
    <w:rPr>
      <w:rFonts w:ascii="Times New Roman" w:hAnsi="Times New Roman" w:cs="Angsana New"/>
      <w:sz w:val="22"/>
      <w:szCs w:val="22"/>
      <w:lang w:eastAsia="zh-CN" w:bidi="th-TH"/>
    </w:rPr>
  </w:style>
  <w:style w:type="paragraph" w:styleId="Revision">
    <w:name w:val="Revision"/>
    <w:hidden/>
    <w:uiPriority w:val="99"/>
    <w:semiHidden/>
    <w:rsid w:val="00755801"/>
    <w:rPr>
      <w:rFonts w:ascii="Arial" w:hAnsi="Arial" w:cs="Angsana New"/>
      <w:szCs w:val="22"/>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970139">
      <w:bodyDiv w:val="1"/>
      <w:marLeft w:val="0"/>
      <w:marRight w:val="0"/>
      <w:marTop w:val="0"/>
      <w:marBottom w:val="0"/>
      <w:divBdr>
        <w:top w:val="none" w:sz="0" w:space="0" w:color="auto"/>
        <w:left w:val="none" w:sz="0" w:space="0" w:color="auto"/>
        <w:bottom w:val="none" w:sz="0" w:space="0" w:color="auto"/>
        <w:right w:val="none" w:sz="0" w:space="0" w:color="auto"/>
      </w:divBdr>
    </w:div>
    <w:div w:id="382758005">
      <w:bodyDiv w:val="1"/>
      <w:marLeft w:val="0"/>
      <w:marRight w:val="0"/>
      <w:marTop w:val="0"/>
      <w:marBottom w:val="0"/>
      <w:divBdr>
        <w:top w:val="none" w:sz="0" w:space="0" w:color="auto"/>
        <w:left w:val="none" w:sz="0" w:space="0" w:color="auto"/>
        <w:bottom w:val="none" w:sz="0" w:space="0" w:color="auto"/>
        <w:right w:val="none" w:sz="0" w:space="0" w:color="auto"/>
      </w:divBdr>
    </w:div>
    <w:div w:id="1393235723">
      <w:bodyDiv w:val="1"/>
      <w:marLeft w:val="0"/>
      <w:marRight w:val="0"/>
      <w:marTop w:val="0"/>
      <w:marBottom w:val="0"/>
      <w:divBdr>
        <w:top w:val="none" w:sz="0" w:space="0" w:color="auto"/>
        <w:left w:val="none" w:sz="0" w:space="0" w:color="auto"/>
        <w:bottom w:val="none" w:sz="0" w:space="0" w:color="auto"/>
        <w:right w:val="none" w:sz="0" w:space="0" w:color="auto"/>
      </w:divBdr>
    </w:div>
    <w:div w:id="1670401905">
      <w:bodyDiv w:val="1"/>
      <w:marLeft w:val="0"/>
      <w:marRight w:val="0"/>
      <w:marTop w:val="0"/>
      <w:marBottom w:val="0"/>
      <w:divBdr>
        <w:top w:val="none" w:sz="0" w:space="0" w:color="auto"/>
        <w:left w:val="none" w:sz="0" w:space="0" w:color="auto"/>
        <w:bottom w:val="none" w:sz="0" w:space="0" w:color="auto"/>
        <w:right w:val="none" w:sz="0" w:space="0" w:color="auto"/>
      </w:divBdr>
    </w:div>
    <w:div w:id="1723358230">
      <w:bodyDiv w:val="1"/>
      <w:marLeft w:val="0"/>
      <w:marRight w:val="0"/>
      <w:marTop w:val="0"/>
      <w:marBottom w:val="0"/>
      <w:divBdr>
        <w:top w:val="none" w:sz="0" w:space="0" w:color="auto"/>
        <w:left w:val="none" w:sz="0" w:space="0" w:color="auto"/>
        <w:bottom w:val="none" w:sz="0" w:space="0" w:color="auto"/>
        <w:right w:val="none" w:sz="0" w:space="0" w:color="auto"/>
      </w:divBdr>
    </w:div>
    <w:div w:id="1836148087">
      <w:bodyDiv w:val="1"/>
      <w:marLeft w:val="0"/>
      <w:marRight w:val="0"/>
      <w:marTop w:val="0"/>
      <w:marBottom w:val="0"/>
      <w:divBdr>
        <w:top w:val="none" w:sz="0" w:space="0" w:color="auto"/>
        <w:left w:val="none" w:sz="0" w:space="0" w:color="auto"/>
        <w:bottom w:val="none" w:sz="0" w:space="0" w:color="auto"/>
        <w:right w:val="none" w:sz="0" w:space="0" w:color="auto"/>
      </w:divBdr>
    </w:div>
    <w:div w:id="1883202914">
      <w:bodyDiv w:val="1"/>
      <w:marLeft w:val="0"/>
      <w:marRight w:val="0"/>
      <w:marTop w:val="0"/>
      <w:marBottom w:val="0"/>
      <w:divBdr>
        <w:top w:val="none" w:sz="0" w:space="0" w:color="auto"/>
        <w:left w:val="none" w:sz="0" w:space="0" w:color="auto"/>
        <w:bottom w:val="none" w:sz="0" w:space="0" w:color="auto"/>
        <w:right w:val="none" w:sz="0" w:space="0" w:color="auto"/>
      </w:divBdr>
    </w:div>
    <w:div w:id="1904287528">
      <w:bodyDiv w:val="1"/>
      <w:marLeft w:val="0"/>
      <w:marRight w:val="0"/>
      <w:marTop w:val="0"/>
      <w:marBottom w:val="0"/>
      <w:divBdr>
        <w:top w:val="none" w:sz="0" w:space="0" w:color="auto"/>
        <w:left w:val="none" w:sz="0" w:space="0" w:color="auto"/>
        <w:bottom w:val="none" w:sz="0" w:space="0" w:color="auto"/>
        <w:right w:val="none" w:sz="0" w:space="0" w:color="auto"/>
      </w:divBdr>
    </w:div>
    <w:div w:id="202428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390C3B-3DFF-4374-AE27-0DCC648F0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Draft 1</vt:lpstr>
    </vt:vector>
  </TitlesOfParts>
  <Company>MinterEllison</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1</dc:title>
  <dc:creator>Lauren Griffin;Zach Joubert</dc:creator>
  <cp:lastModifiedBy>Zach Joubert</cp:lastModifiedBy>
  <cp:revision>2</cp:revision>
  <cp:lastPrinted>2021-04-28T02:16:00Z</cp:lastPrinted>
  <dcterms:created xsi:type="dcterms:W3CDTF">2024-12-09T06:36:00Z</dcterms:created>
  <dcterms:modified xsi:type="dcterms:W3CDTF">2024-12-09T06:36:00Z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ME_163963234_1</vt:lpwstr>
  </property>
  <property fmtid="{D5CDD505-2E9C-101B-9397-08002B2CF9AE}" pid="3" name="SelectedNumberingScheme">
    <vt:lpwstr>Unknown</vt:lpwstr>
  </property>
  <property fmtid="{D5CDD505-2E9C-101B-9397-08002B2CF9AE}" pid="4" name="FooterType">
    <vt:lpwstr>1</vt:lpwstr>
  </property>
  <property fmtid="{D5CDD505-2E9C-101B-9397-08002B2CF9AE}" pid="5" name="Custom1">
    <vt:lpwstr>1213120</vt:lpwstr>
  </property>
  <property fmtid="{D5CDD505-2E9C-101B-9397-08002B2CF9AE}" pid="6" name="DOCID">
    <vt:lpwstr> </vt:lpwstr>
  </property>
  <property fmtid="{D5CDD505-2E9C-101B-9397-08002B2CF9AE}" pid="7" name="COMPANYID">
    <vt:i4>2122615677</vt:i4>
  </property>
  <property fmtid="{D5CDD505-2E9C-101B-9397-08002B2CF9AE}" pid="8" name="SERIALNO">
    <vt:i4>11543</vt:i4>
  </property>
  <property fmtid="{D5CDD505-2E9C-101B-9397-08002B2CF9AE}" pid="9" name="EDITION">
    <vt:lpwstr>FM</vt:lpwstr>
  </property>
  <property fmtid="{D5CDD505-2E9C-101B-9397-08002B2CF9AE}" pid="10" name="ASSOCID">
    <vt:i4>906307</vt:i4>
  </property>
</Properties>
</file>